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WORKING REVIEW CONTRACT (ACCEPTED CHANGES APPLIED)</w:t>
      </w:r>
    </w:p>
    <w:p>
      <w:r>
        <w:t>Deal ID: BA-2026-LG-7740 | Supplier: Meridian Landing Gear Corp. (Tier-1 Structural &amp; Landing Gear) | Program: 787-10 Titanium Main Landing Gear Assemblies (TLG-800) | Value: $52,000,000.00 (Firm-Fixed-Price (FFP) — $45,000,000 Ceiling) | Status: IN_SME_REVIEW | Generated UTC: 2026-10-22T00:15:42Z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BA-2026-LG-7740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Meridian Landing Gear Corp.</w:t>
            </w:r>
          </w:p>
        </w:tc>
      </w:tr>
      <w:tr>
        <w:tc>
          <w:tcPr>
            <w:tcW w:type="dxa" w:w="4320"/>
          </w:tcPr>
          <w:p>
            <w:r>
              <w:t>Supplier Tier</w:t>
            </w:r>
          </w:p>
        </w:tc>
        <w:tc>
          <w:tcPr>
            <w:tcW w:type="dxa" w:w="4320"/>
          </w:tcPr>
          <w:p>
            <w:r>
              <w:t>Tier-1 Structural &amp; Landing Gear</w:t>
            </w:r>
          </w:p>
        </w:tc>
      </w:tr>
      <w:tr>
        <w:tc>
          <w:tcPr>
            <w:tcW w:type="dxa" w:w="4320"/>
          </w:tcPr>
          <w:p>
            <w:r>
              <w:t>Aircraft Program</w:t>
            </w:r>
          </w:p>
        </w:tc>
        <w:tc>
          <w:tcPr>
            <w:tcW w:type="dxa" w:w="4320"/>
          </w:tcPr>
          <w:p>
            <w:r>
              <w:t>787-10 Titanium Main Landing Gear Assemblies (TLG-800)</w:t>
            </w:r>
          </w:p>
        </w:tc>
      </w:tr>
      <w:tr>
        <w:tc>
          <w:tcPr>
            <w:tcW w:type="dxa" w:w="4320"/>
          </w:tcPr>
          <w:p>
            <w:r>
              <w:t>Contract Value (USD)</w:t>
            </w:r>
          </w:p>
        </w:tc>
        <w:tc>
          <w:tcPr>
            <w:tcW w:type="dxa" w:w="4320"/>
          </w:tcPr>
          <w:p>
            <w:r>
              <w:t>$52,000,000.00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IN_SME_REVIEW</w:t>
            </w:r>
          </w:p>
        </w:tc>
      </w:tr>
      <w:tr>
        <w:tc>
          <w:tcPr>
            <w:tcW w:type="dxa" w:w="4320"/>
          </w:tcPr>
          <w:p>
            <w:r>
              <w:t>Clause Breakdown</w:t>
            </w:r>
          </w:p>
        </w:tc>
        <w:tc>
          <w:tcPr>
            <w:tcW w:type="dxa" w:w="4320"/>
          </w:tcPr>
          <w:p>
            <w:r>
              <w:t>12 Total | 8 Auto-Cleared | 4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2026-10-22T00:15:42Z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1"/>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commentRangeEnd w:id="1"/>
      <w:r>
        <w:commentReference w:id="1"/>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2"/>
      <w:del w:id="201" w:author="Miriam Graham" w:date="2026-10-22T00:15:42Z">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2" w:author="Miriam Graham" w:date="2026-10-22T00:15:42Z">
        <w:r>
          <w:t xml:space="preserve">19.1 Seller's aggregate liability for general direct commercial damages arising out of or related to this Contract shall not exceed two hundred percent (200% / 2.0x) of the total Purchase Order value ($104,000,000), or 1.5x ($78,000,000) with a 2.5x ($130,000,000) Super-Cap, excluding (a) breaches of confidentiality or DFARS cybersecurity obligations, (b) gross negligence or willful misconduct, (c) Airworthiness Directive (AD) or flight-safety recall costs, and (d) Seller's Section 24 intellectual property indemnification obligations (for which liability remains uncapped).</w:t>
        </w:r>
      </w:ins>
      <w:commentRangeEnd w:id="2"/>
      <w:r>
        <w:commentReference w:id="2"/>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3"/>
      <w:r>
        <w:t xml:space="preserve">4.1 (a) Importer of Record: Seller shall act as Importer of Record for all imported titanium forgings. (b) Tariff Allocation: All unit prices in Schedule A are DDP Everett/Charleston facility. Any verified new Section 232/301 tariff increase exceeding 5.0% on aerospace titanium forgings shall be shared 50/50 between Buyer and Seller, strictly capped at a maximum aggregate adjustment of 2.0% ($1,040,000) of the GP1 §3.1 Firm-Fixed-Price SOW ceiling ($52,000,000).</w:t>
      </w:r>
      <w:commentRangeEnd w:id="3"/>
      <w:r>
        <w:commentReference w:id="3"/>
      </w:r>
    </w:p>
    <w:p>
      <w:pPr>
        <w:pStyle w:val="Heading2"/>
      </w:pPr>
      <w:r>
        <w:t>SP5 §3.2 — Cybersecurity Incident Reporting (DFARS) [✓ ACCEPTED BY Alex Wilber]</w:t>
      </w:r>
    </w:p>
    <w:p>
      <w:commentRangeStart w:id="4"/>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an Bowen" w:date="2026-10-22T00:15:42Z">
    <w:p>
      <w:r>
        <w:t>Megan Bowen (Lead Airworthiness &amp; QA DER): Approved Hold Firm — 36-month warranty from aircraft delivery and unannounced FAA 14 CFR Part 21.140 source inspection are non-waivable for primary landing gear forgings.</w:t>
      </w:r>
    </w:p>
  </w:comment>
  <w:comment w:id="2" w:author="Miriam Graham" w:date="2026-10-22T00:15:42Z">
    <w:p>
      <w:r>
        <w:t>Miriam Graham (VP Legal &amp; IP): Recommended Tier-1 Super-Cap (2.0x / $104M or 1.5x / $78M floor) with mandatory uncapped carveouts for IP indemnity and flight-safety AD recalls — ready for Contract Owner final sign-off.</w:t>
      </w:r>
    </w:p>
  </w:comment>
  <w:comment w:id="3" w:author="Pradeep Gupta" w:date="2026-10-22T00:15:42Z">
    <w:p>
      <w:r>
        <w:t>Pradeep Gupta (Director, Global Tax &amp; Trade): Approved Tier-1 50/50 tariff-sharing band above 5.0% threshold, strictly capped at +2.0% ($1,040,000) of the $52M Firm-Fixed-Price SOW.</w:t>
      </w:r>
    </w:p>
  </w:comment>
  <w:comment w:id="4" w:author="Alex Wilber" w:date="2026-10-22T00:15:42Z">
    <w:p>
      <w:r>
        <w:t>Alex Wilber (CISO Lead, Supplier Cyber Defense): Approved Hold Firm on mandatory 72-hour DFARS 252.204-7012 cyber incident reporting and 90-day raw forensic image preservation.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Working Review Document — BA-2026-LG-7740</dc:title>
  <dc:subject/>
  <dc:creator>Rahul Kasanagottu</dc:creator>
  <cp:keywords/>
  <dc:description>generated by python-docx</dc:description>
  <cp:lastModifiedBy/>
  <cp:revision>1</cp:revision>
  <dcterms:created xsi:type="dcterms:W3CDTF">2026-10-22T00:15:42Z</dcterms:created>
  <dcterms:modified xsi:type="dcterms:W3CDTF">2026-10-22T00:15:42Z</dcterms:modified>
  <cp:category/>
</cp:coreProperties>
</file>
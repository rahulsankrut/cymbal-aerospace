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WORKING REVIEW CONTRACT (ACCEPTED CHANGES APPLIED)</w:t>
      </w:r>
    </w:p>
    <w:p>
      <w:r>
        <w:t>Deal ID: BA-2026-LG-7740 | Supplier: Meridian Landing Gear Corp. (Tier-1 Structural &amp; Landing Gear) | Program: 787-10 Titanium Main Landing Gear Assemblies (TLG-800) | Value: $52,000,000.00 (Firm-Fixed-Price (FFP) — $52,000,000 Ceiling) | Status: IN_SME_REVIEW | Generated UTC: 2026-10-28T04:08:27Z</w:t>
      </w:r>
    </w:p>
    <w:tbl>
      <w:tblPr>
        <w:tblW w:type="auto" w:w="0"/>
        <w:tblLayout w:type="fixed"/>
        <w:tblLook w:firstColumn="1" w:firstRow="1" w:lastColumn="0" w:lastRow="0" w:noHBand="0" w:noVBand="1" w:val="04A0"/>
      </w:tblPr>
      <w:tblGrid>
        <w:gridCol w:w="4320"/>
        <w:gridCol w:w="4320"/>
      </w:tblGrid>
      <w:tr>
        <w:tc>
          <w:tcPr>
            <w:tcW w:type="dxa" w:w="3312"/>
          </w:tcPr>
          <w:p>
            <w:r>
              <w:t>Deal ID</w:t>
            </w:r>
          </w:p>
        </w:tc>
        <w:tc>
          <w:tcPr>
            <w:tcW w:type="dxa" w:w="6048"/>
          </w:tcPr>
          <w:p>
            <w:r>
              <w:t>BA-2026-LG-7740</w:t>
            </w:r>
          </w:p>
        </w:tc>
      </w:tr>
      <w:tr>
        <w:tc>
          <w:tcPr>
            <w:tcW w:type="dxa" w:w="3312"/>
          </w:tcPr>
          <w:p>
            <w:r>
              <w:t>Buyer (Prime OEM)</w:t>
            </w:r>
          </w:p>
        </w:tc>
        <w:tc>
          <w:tcPr>
            <w:tcW w:type="dxa" w:w="6048"/>
          </w:tcPr>
          <w:p>
            <w:r>
              <w:t>Cymbal Aerospace Corporation</w:t>
            </w:r>
          </w:p>
        </w:tc>
      </w:tr>
      <w:tr>
        <w:tc>
          <w:tcPr>
            <w:tcW w:type="dxa" w:w="3312"/>
          </w:tcPr>
          <w:p>
            <w:r>
              <w:t>Supplier Name</w:t>
            </w:r>
          </w:p>
        </w:tc>
        <w:tc>
          <w:tcPr>
            <w:tcW w:type="dxa" w:w="6048"/>
          </w:tcPr>
          <w:p>
            <w:r>
              <w:t>Meridian Landing Gear Corp.</w:t>
            </w:r>
          </w:p>
        </w:tc>
      </w:tr>
      <w:tr>
        <w:tc>
          <w:tcPr>
            <w:tcW w:type="dxa" w:w="3312"/>
          </w:tcPr>
          <w:p>
            <w:r>
              <w:t>Supplier Tier</w:t>
            </w:r>
          </w:p>
        </w:tc>
        <w:tc>
          <w:tcPr>
            <w:tcW w:type="dxa" w:w="6048"/>
          </w:tcPr>
          <w:p>
            <w:r>
              <w:t>Tier-1 Structural &amp; Landing Gear</w:t>
            </w:r>
          </w:p>
        </w:tc>
      </w:tr>
      <w:tr>
        <w:tc>
          <w:tcPr>
            <w:tcW w:type="dxa" w:w="3312"/>
          </w:tcPr>
          <w:p>
            <w:r>
              <w:t>Aircraft Program</w:t>
            </w:r>
          </w:p>
        </w:tc>
        <w:tc>
          <w:tcPr>
            <w:tcW w:type="dxa" w:w="6048"/>
          </w:tcPr>
          <w:p>
            <w:r>
              <w:t>787-10 Titanium Main Landing Gear Assemblies (TLG-800)</w:t>
            </w:r>
          </w:p>
        </w:tc>
      </w:tr>
      <w:tr>
        <w:tc>
          <w:tcPr>
            <w:tcW w:type="dxa" w:w="3312"/>
          </w:tcPr>
          <w:p>
            <w:r>
              <w:t>Contract Value (USD)</w:t>
            </w:r>
          </w:p>
        </w:tc>
        <w:tc>
          <w:tcPr>
            <w:tcW w:type="dxa" w:w="6048"/>
          </w:tcPr>
          <w:p>
            <w:r>
              <w:t>$52,000,000.00</w:t>
            </w:r>
          </w:p>
        </w:tc>
      </w:tr>
      <w:tr>
        <w:tc>
          <w:tcPr>
            <w:tcW w:type="dxa" w:w="3312"/>
          </w:tcPr>
          <w:p>
            <w:r>
              <w:t>Pricing Model &amp; SOW Lock</w:t>
            </w:r>
          </w:p>
        </w:tc>
        <w:tc>
          <w:tcPr>
            <w:tcW w:type="dxa" w:w="6048"/>
          </w:tcPr>
          <w:p>
            <w:r>
              <w:t>Firm-Fixed-Price (FFP) — $52,000,000 Ceiling (GP1 §3.1)</w:t>
            </w:r>
          </w:p>
        </w:tc>
      </w:tr>
      <w:tr>
        <w:tc>
          <w:tcPr>
            <w:tcW w:type="dxa" w:w="3312"/>
          </w:tcPr>
          <w:p>
            <w:r>
              <w:t>Proforma Stack</w:t>
            </w:r>
          </w:p>
        </w:tc>
        <w:tc>
          <w:tcPr>
            <w:tcW w:type="dxa" w:w="6048"/>
          </w:tcPr>
          <w:p>
            <w:r>
              <w:t>Cymbal GP1 (General Provisions) + SP3 (International/Tax) + SP5 (Cyber/DFARS)</w:t>
            </w:r>
          </w:p>
        </w:tc>
      </w:tr>
      <w:tr>
        <w:tc>
          <w:tcPr>
            <w:tcW w:type="dxa" w:w="3312"/>
          </w:tcPr>
          <w:p>
            <w:r>
              <w:t>Review Status</w:t>
            </w:r>
          </w:p>
        </w:tc>
        <w:tc>
          <w:tcPr>
            <w:tcW w:type="dxa" w:w="6048"/>
          </w:tcPr>
          <w:p>
            <w:r>
              <w:t>IN_SME_REVIEW</w:t>
            </w:r>
          </w:p>
        </w:tc>
      </w:tr>
      <w:tr>
        <w:tc>
          <w:tcPr>
            <w:tcW w:type="dxa" w:w="3312"/>
          </w:tcPr>
          <w:p>
            <w:r>
              <w:t>Clause Breakdown</w:t>
            </w:r>
          </w:p>
        </w:tc>
        <w:tc>
          <w:tcPr>
            <w:tcW w:type="dxa" w:w="6048"/>
          </w:tcPr>
          <w:p>
            <w:r>
              <w:t>12 Total | 8 Auto-Cleared | 4 Redlined</w:t>
            </w:r>
          </w:p>
        </w:tc>
      </w:tr>
      <w:tr>
        <w:tc>
          <w:tcPr>
            <w:tcW w:type="dxa" w:w="3312"/>
          </w:tcPr>
          <w:p>
            <w:r>
              <w:t>SharePoint Deal Room</w:t>
            </w:r>
          </w:p>
        </w:tc>
        <w:tc>
          <w:tcPr>
            <w:tcW w:type="dxa" w:w="6048"/>
          </w:tcPr>
          <w:p>
            <w:r>
              <w:t>https://36zrbd.sharepoint.com/sites/CymbalAerospace/Shared%20Documents/BA-2026-AV-8921</w:t>
            </w:r>
          </w:p>
        </w:tc>
      </w:tr>
      <w:tr>
        <w:tc>
          <w:tcPr>
            <w:tcW w:type="dxa" w:w="3312"/>
          </w:tcPr>
          <w:p>
            <w:r>
              <w:t>Generated Timestamp (UTC)</w:t>
            </w:r>
          </w:p>
        </w:tc>
        <w:tc>
          <w:tcPr>
            <w:tcW w:type="dxa" w:w="6048"/>
          </w:tcPr>
          <w:p>
            <w:r>
              <w:t>2026-10-28T04:08:27Z</w:t>
            </w:r>
          </w:p>
        </w:tc>
      </w:tr>
    </w:tbl>
    <w:p>
      <w:pPr>
        <w:pStyle w:val="Heading2"/>
      </w:pPr>
      <w:r>
        <w:t>GP1 §1.1 — Definitions &amp; Order of Precedence</w:t>
      </w:r>
    </w:p>
    <w:p>
      <w:r>
        <w:t xml:space="preserve">1.1 Buyer means Cymbal Aerospace Corporation. Seller means Meridian Landing Gear Corp. supplying 787-10 Titanium Main Landing Gear Assemblies (TLG-800). In the event of any inconsistency among Contract documents, Special Provisions (SP) shall take precedence over General Provisions (GP1), excluding Firm-Fixed-Price caps set forth in GP1 §3.1.</w:t>
      </w:r>
    </w:p>
    <w:p>
      <w:pPr>
        <w:pStyle w:val="Heading2"/>
      </w:pPr>
      <w:r>
        <w:t>GP1 §3.1 — Firm-Fixed-Price SOW Cap &amp; Pricing Integrity</w:t>
      </w:r>
    </w:p>
    <w:p>
      <w:r>
        <w:t xml:space="preserve">3.1 Unless expressly modified by a bilateral Change Order signed by Buyer's Authorized Procurement Representative referencing this GP1 §3.1, all TLG-800 Titanium Main Landing Gear unit prices in Statement of Work (SOW) Schedule A are Firm-Fixed-Price ($52,000,000 ceiling) and shall not be subject to uncapped surcharges, tariff pass-throughs, or raw material indexing.</w:t>
      </w:r>
    </w:p>
    <w:p>
      <w:pPr>
        <w:pStyle w:val="Heading2"/>
      </w:pPr>
      <w:r>
        <w:t>GP1 §5.2 — Packing, Marking &amp; Aerospace Preservation</w:t>
      </w:r>
    </w:p>
    <w:p>
      <w:r>
        <w:t xml:space="preserve">5.2 Seller shall pack, mark, and ship all TLG-800 Ti-10V-2Fe-3Al main landing gear shock struts and truck beams in accordance with Cymbal Document D6-81628 and ATA Spec 300 heavy structural cradle preservation standards.</w:t>
      </w:r>
    </w:p>
    <w:p>
      <w:pPr>
        <w:pStyle w:val="Heading2"/>
      </w:pPr>
      <w:r>
        <w:t>GP1 §7.1 — Quality Management System (AS9100 Rev D)</w:t>
      </w:r>
    </w:p>
    <w:p>
      <w:r>
        <w:t xml:space="preserve">7.1 Seller shall maintain an accredited AS9100 Rev D and Nadcap Non-Destructive Testing (Ultrasonic &amp; Eddy Current) Quality Management System for all TLG-800 titanium forgings and comply with D6-82479 throughout Contract performance.</w:t>
      </w:r>
    </w:p>
    <w:p>
      <w:pPr>
        <w:pStyle w:val="Heading2"/>
      </w:pPr>
      <w:r>
        <w:t>GP1 §9.1 — Changes &amp; Equitable Adjustment</w:t>
      </w:r>
    </w:p>
    <w:p>
      <w:r>
        <w:t xml:space="preserve">9.1 Buyer's Authorized Procurement Representative may at any time, by written order, direct changes within the general scope of this Contract in TLG-800 landing gear trunnion drawings, forging specifications, or delivery schedules.</w:t>
      </w:r>
    </w:p>
    <w:p>
      <w:pPr>
        <w:pStyle w:val="Heading2"/>
      </w:pPr>
      <w:r>
        <w:t>GP1 §12.2 — Warranty &amp; FAA Source Inspection [✓ ACCEPTED BY Megan Bowen]</w:t>
      </w:r>
    </w:p>
    <w:p>
      <w:commentRangeStart w:id="1"/>
      <w:r>
        <w:t xml:space="preserve">12.2 Seller warrants all TLG-800 Titanium Main Landing Gear Assemblies against structural fatigue, forging inclusions, and defects in workmanship for thirty-six (36) months from initial aircraft delivery to Buyer's airline customer. Buyer and FAA representatives may conduct unannounced source inspections at Seller's forge and machining facilities at any time to verify AS9100 Rev D and FAA 14 CFR Part 21.140 primary structural airworthiness compliance.</w:t>
      </w:r>
      <w:commentRangeEnd w:id="1"/>
      <w:r>
        <w:rPr>
          <w:rStyle w:val="CommentReference"/>
        </w:rPr>
        <w:commentReference w:id="1"/>
      </w:r>
    </w:p>
    <w:p>
      <w:pPr>
        <w:pStyle w:val="Heading2"/>
      </w:pPr>
      <w:r>
        <w:t>GP1 §15.1 — Termination for Convenience</w:t>
      </w:r>
    </w:p>
    <w:p>
      <w:r>
        <w:t xml:space="preserve">15.1 Buyer may terminate all or any part of this TLG-800 Contract for convenience by written notice to Seller. Seller shall immediately stop all terminated work and mitigate termination settlement costs.</w:t>
      </w:r>
    </w:p>
    <w:p>
      <w:pPr>
        <w:pStyle w:val="Heading2"/>
      </w:pPr>
      <w:r>
        <w:t>GP1 §19 &amp; §24 — Limitation of Liability &amp; IP Indemnity [PENDING REVIEW — Miriam Graham]</w:t>
      </w:r>
    </w:p>
    <w:p>
      <w:commentRangeStart w:id="2"/>
      <w:r>
        <w:t xml:space="preserve">19.1 Seller's </w:t>
      </w:r>
      <w:ins w:id="201" w:author="Miriam Graham" w:date="2026-10-28T04:08:27Z">
        <w:r>
          <w:t xml:space="preserve">aggregate </w:t>
        </w:r>
      </w:ins>
      <w:r>
        <w:t xml:space="preserve">liability for </w:t>
      </w:r>
      <w:ins w:id="202" w:author="Miriam Graham" w:date="2026-10-28T04:08:27Z">
        <w:r>
          <w:t xml:space="preserve">general </w:t>
        </w:r>
      </w:ins>
      <w:r>
        <w:t xml:space="preserve">direct </w:t>
      </w:r>
      <w:del w:id="203" w:author="Miriam Graham" w:date="2026-10-28T04:08:27Z">
        <w:r>
          <w:delText xml:space="preserve">damages, final assembly line-stoppage, and TLG-800 landing gear Airworthiness Directive recall costs </w:delText>
        </w:r>
      </w:del>
      <w:ins w:id="204" w:author="Miriam Graham" w:date="2026-10-28T04:08:27Z">
        <w:r>
          <w:t xml:space="preserve">commercial damages arising out of or related to this Contract </w:t>
        </w:r>
      </w:ins>
      <w:r>
        <w:t xml:space="preserve">shall not exceed </w:t>
      </w:r>
      <w:del w:id="205" w:author="Miriam Graham" w:date="2026-10-28T04:08:27Z">
        <w:r>
          <w:delText xml:space="preserve">one </w:delText>
        </w:r>
      </w:del>
      <w:ins w:id="206" w:author="Miriam Graham" w:date="2026-10-28T04:08:27Z">
        <w:r>
          <w:t xml:space="preserve">two </w:t>
        </w:r>
      </w:ins>
      <w:r>
        <w:t xml:space="preserve">hundred percent </w:t>
      </w:r>
      <w:del w:id="207" w:author="Miriam Graham" w:date="2026-10-28T04:08:27Z">
        <w:r>
          <w:delText xml:space="preserve">(100%) </w:delText>
        </w:r>
      </w:del>
      <w:ins w:id="208" w:author="Miriam Graham" w:date="2026-10-28T04:08:27Z">
        <w:r>
          <w:t xml:space="preserve">(200% / 2.0x) </w:t>
        </w:r>
      </w:ins>
      <w:r>
        <w:t xml:space="preserve">of the total Purchase Order value </w:t>
      </w:r>
      <w:del w:id="209" w:author="Miriam Graham" w:date="2026-10-28T04:08:27Z">
        <w:r>
          <w:delText xml:space="preserve">($52,000,000). 24.1 Seller shall indemnify Buyer against all third-party </w:delText>
        </w:r>
      </w:del>
      <w:ins w:id="210" w:author="Miriam Graham" w:date="2026-10-28T04:08:27Z">
        <w:r>
          <w:t xml:space="preserve">($104,000,000), with a two hundred fifty percent (250% / 2.5x) ($130,000,000) Super-Cap, excluding (a) breaches of confidentiality or DFARS cybersecurity obligations, (b) gross negligence or willful misconduct, (c) Airworthiness Directive (AD) or flight-safety recall costs, and (d) Seller's Section 24 </w:t>
        </w:r>
      </w:ins>
      <w:r>
        <w:t xml:space="preserve">intellectual property </w:t>
      </w:r>
      <w:del w:id="211" w:author="Miriam Graham" w:date="2026-10-28T04:08:27Z">
        <w:r>
          <w:delText xml:space="preserve">infringement claims except where such claim arises from combination of TLG-800 assemblies with Buyer airframe hydraulic systems.</w:delText>
        </w:r>
      </w:del>
      <w:ins w:id="212" w:author="Miriam Graham" w:date="2026-10-28T04:08:27Z">
        <w:r>
          <w:t xml:space="preserve">indemnification obligations (for which liability remains uncapped).</w:t>
        </w:r>
      </w:ins>
      <w:commentRangeEnd w:id="2"/>
      <w:r>
        <w:rPr>
          <w:rStyle w:val="CommentReference"/>
        </w:rPr>
        <w:commentReference w:id="2"/>
      </w:r>
    </w:p>
    <w:p>
      <w:pPr>
        <w:pStyle w:val="Heading2"/>
      </w:pPr>
      <w:r>
        <w:t>GP1 §28.1 — Governing Law &amp; Dispute Resolution</w:t>
      </w:r>
    </w:p>
    <w:p>
      <w:r>
        <w:t xml:space="preserve">28.1 This TLG-800 Subcontract and all disputes arising hereunder shall be governed by and construed in accordance with the laws of the State of Delaware, excluding its conflict of laws rules.</w:t>
      </w:r>
    </w:p>
    <w:p>
      <w:pPr>
        <w:pStyle w:val="Heading2"/>
      </w:pPr>
      <w:r>
        <w:t>SP3 §2.1 — Export Compliance (ITAR &amp; EAR)</w:t>
      </w:r>
    </w:p>
    <w:p>
      <w:r>
        <w:t xml:space="preserve">2.1 Seller shall comply with all applicable U.S. export control laws and regulations (ITAR and EAR) for all TLG-800 landing gear metallurgy and machining technical data.</w:t>
      </w:r>
    </w:p>
    <w:p>
      <w:pPr>
        <w:pStyle w:val="Heading2"/>
      </w:pPr>
      <w:r>
        <w:t>SP3 §4.1 — Customs, Duties &amp; International Tariffs [✓ ACCEPTED BY Pradeep Gupta]</w:t>
      </w:r>
    </w:p>
    <w:p>
      <w:commentRangeStart w:id="3"/>
      <w:r>
        <w:t xml:space="preserve">4.1 (a) Importer of Record: Seller shall act as Importer of Record for all imported TLG-800 titanium forgings. (b) Tariff Allocation: All unit prices in Schedule A are DDP Everett/Charleston facility. Any verified new Section 232/301 tariff increase exceeding 5.0% on aerospace titanium forgings shall be shared 50/50 between Buyer and Seller, strictly capped at a maximum aggregate adjustment of 2.0% ($1,040,000) of the GP1 §3.1 Firm-Fixed-Price SOW ceiling ($52,000,000).</w:t>
      </w:r>
      <w:commentRangeEnd w:id="3"/>
      <w:r>
        <w:rPr>
          <w:rStyle w:val="CommentReference"/>
        </w:rPr>
        <w:commentReference w:id="3"/>
      </w:r>
    </w:p>
    <w:p>
      <w:pPr>
        <w:pStyle w:val="Heading2"/>
      </w:pPr>
      <w:r>
        <w:t>SP5 §3.2 — Cybersecurity Incident Reporting (DFARS) [✓ ACCEPTED BY Alex Wilber]</w:t>
      </w:r>
    </w:p>
    <w:p>
      <w:commentRangeStart w:id="4"/>
      <w:r>
        <w:t xml:space="preserve">3.2 Seller shall maintain NIST SP 800-171 controls for all CNC 5-axis machining cells and report any cybersecurity incident affecting Covered Defense Information or TLG-800 technical data within seventy-two (72) hours of discovery, and provide forensic log images upon request.</w:t>
      </w:r>
      <w:commentRangeEnd w:id="4"/>
      <w:r>
        <w:rPr>
          <w:rStyle w:val="CommentReference"/>
        </w:rPr>
        <w:commentReference w:id="4"/>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gan Bowen" w:initials="MB" w:date="2026-10-28T04:08:27Z">
    <w:p>
      <w:r>
        <w:t>Megan Bowen (Lead Airworthiness &amp; QA DER): Approved Hold Firm — 36-month warranty from aircraft delivery and unannounced FAA 14 CFR Part 21.140 source inspection are non-waivable for primary TLG-800 landing gear forgings.</w:t>
      </w:r>
    </w:p>
  </w:comment>
  <w:comment w:id="2" w:author="Miriam Graham" w:initials="MG" w:date="2026-10-28T04:08:27Z">
    <w:p>
      <w:r>
        <w:t>Miriam Graham (VP Legal &amp; IP): Recommended Tier-1 Super-Cap (2.0x / $104,000,000 General Cap with 2.5x / $130,000,000 Super-Cap) with mandatory uncapped carveouts for IP indemnity and flight-safety AD recalls — ready for Contract Owner final sign-off.</w:t>
      </w:r>
    </w:p>
  </w:comment>
  <w:comment w:id="3" w:author="Pradeep Gupta" w:initials="PG" w:date="2026-10-28T04:08:27Z">
    <w:p>
      <w:r>
        <w:t>Pradeep Gupta (Director, Global Tax &amp; Trade): Approved Tier-1 50/50 tariff-sharing band above 5.0% threshold, strictly capped at +2.0% ($1,040,000) of the $52M Firm-Fixed-Price SOW.</w:t>
      </w:r>
    </w:p>
  </w:comment>
  <w:comment w:id="4" w:author="Alex Wilber" w:initials="AW" w:date="2026-10-28T04:08:27Z">
    <w:p>
      <w:r>
        <w:t>Alex Wilber (CISO Lead, Supplier Cyber Defense): Approved Hold Firm on mandatory 72-hour DFARS 252.204-7012 cyber incident reporting and 90-day raw forensic image preservation.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Working Review Document — BA-2026-LG-7740</dc:title>
  <dc:subject/>
  <dc:creator>Rahul Kasanagottu</dc:creator>
  <cp:keywords/>
  <dc:description>generated by python-docx</dc:description>
  <cp:lastModifiedBy>Rahul Kasanagottu</cp:lastModifiedBy>
  <cp:revision>1</cp:revision>
  <dcterms:created xsi:type="dcterms:W3CDTF">2026-10-28T04:08:27Z</dcterms:created>
  <dcterms:modified xsi:type="dcterms:W3CDTF">2026-10-28T04:08:27Z</dcterms:modified>
  <cp:category/>
</cp:coreProperties>
</file>
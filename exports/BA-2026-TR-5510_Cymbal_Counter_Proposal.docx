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CONSOLIDATED COUNTER-PROPOSAL CONTRACT (GP1 / SP3 / SP5)</w:t>
      </w:r>
    </w:p>
    <w:p>
      <w:r>
        <w:t>Deal ID: BA-2026-TR-5510 | Supplier: Vanguard Thrust Systems Corp. (Tier-1 Actuation &amp; Propulsion) | Program: 777X / 787 Thrust Reverser Actuators (TRA-500) | Value: $38,000,000.00 (Firm-Fixed-Price (FFP) — $45,000,000 Ceiling) | Status: CONFLICT_DETECTED | Generated UTC: 2026-10-20T23:15:27Z</w:t>
      </w:r>
    </w:p>
    <w:tbl>
      <w:tblPr>
        <w:tblW w:type="auto" w:w="0"/>
        <w:tblLook w:firstColumn="1" w:firstRow="1" w:lastColumn="0" w:lastRow="0" w:noHBand="0" w:noVBand="1" w:val="04A0"/>
      </w:tblPr>
      <w:tblGrid>
        <w:gridCol w:w="4320"/>
        <w:gridCol w:w="4320"/>
      </w:tblGrid>
      <w:tr>
        <w:tc>
          <w:tcPr>
            <w:tcW w:type="dxa" w:w="4320"/>
          </w:tcPr>
          <w:p>
            <w:r>
              <w:t>Deal ID</w:t>
            </w:r>
          </w:p>
        </w:tc>
        <w:tc>
          <w:tcPr>
            <w:tcW w:type="dxa" w:w="4320"/>
          </w:tcPr>
          <w:p>
            <w:r>
              <w:t>BA-2026-TR-5510</w:t>
            </w:r>
          </w:p>
        </w:tc>
      </w:tr>
      <w:tr>
        <w:tc>
          <w:tcPr>
            <w:tcW w:type="dxa" w:w="4320"/>
          </w:tcPr>
          <w:p>
            <w:r>
              <w:t>Buyer (Prime OEM)</w:t>
            </w:r>
          </w:p>
        </w:tc>
        <w:tc>
          <w:tcPr>
            <w:tcW w:type="dxa" w:w="4320"/>
          </w:tcPr>
          <w:p>
            <w:r>
              <w:t>Cymbal Aerospace Corporation</w:t>
            </w:r>
          </w:p>
        </w:tc>
      </w:tr>
      <w:tr>
        <w:tc>
          <w:tcPr>
            <w:tcW w:type="dxa" w:w="4320"/>
          </w:tcPr>
          <w:p>
            <w:r>
              <w:t>Supplier Name</w:t>
            </w:r>
          </w:p>
        </w:tc>
        <w:tc>
          <w:tcPr>
            <w:tcW w:type="dxa" w:w="4320"/>
          </w:tcPr>
          <w:p>
            <w:r>
              <w:t>Vanguard Thrust Systems Corp.</w:t>
            </w:r>
          </w:p>
        </w:tc>
      </w:tr>
      <w:tr>
        <w:tc>
          <w:tcPr>
            <w:tcW w:type="dxa" w:w="4320"/>
          </w:tcPr>
          <w:p>
            <w:r>
              <w:t>Supplier Tier</w:t>
            </w:r>
          </w:p>
        </w:tc>
        <w:tc>
          <w:tcPr>
            <w:tcW w:type="dxa" w:w="4320"/>
          </w:tcPr>
          <w:p>
            <w:r>
              <w:t>Tier-1 Actuation &amp; Propulsion</w:t>
            </w:r>
          </w:p>
        </w:tc>
      </w:tr>
      <w:tr>
        <w:tc>
          <w:tcPr>
            <w:tcW w:type="dxa" w:w="4320"/>
          </w:tcPr>
          <w:p>
            <w:r>
              <w:t>Aircraft Program</w:t>
            </w:r>
          </w:p>
        </w:tc>
        <w:tc>
          <w:tcPr>
            <w:tcW w:type="dxa" w:w="4320"/>
          </w:tcPr>
          <w:p>
            <w:r>
              <w:t>777X / 787 Thrust Reverser Actuators (TRA-500)</w:t>
            </w:r>
          </w:p>
        </w:tc>
      </w:tr>
      <w:tr>
        <w:tc>
          <w:tcPr>
            <w:tcW w:type="dxa" w:w="4320"/>
          </w:tcPr>
          <w:p>
            <w:r>
              <w:t>Contract Value (USD)</w:t>
            </w:r>
          </w:p>
        </w:tc>
        <w:tc>
          <w:tcPr>
            <w:tcW w:type="dxa" w:w="4320"/>
          </w:tcPr>
          <w:p>
            <w:r>
              <w:t>$38,000,000.00</w:t>
            </w:r>
          </w:p>
        </w:tc>
      </w:tr>
      <w:tr>
        <w:tc>
          <w:tcPr>
            <w:tcW w:type="dxa" w:w="4320"/>
          </w:tcPr>
          <w:p>
            <w:r>
              <w:t>Pricing Model &amp; SOW Lock</w:t>
            </w:r>
          </w:p>
        </w:tc>
        <w:tc>
          <w:tcPr>
            <w:tcW w:type="dxa" w:w="4320"/>
          </w:tcPr>
          <w:p>
            <w:r>
              <w:t>Firm-Fixed-Price (FFP) — $45,000,000 Ceiling (GP1 §3.1)</w:t>
            </w:r>
          </w:p>
        </w:tc>
      </w:tr>
      <w:tr>
        <w:tc>
          <w:tcPr>
            <w:tcW w:type="dxa" w:w="4320"/>
          </w:tcPr>
          <w:p>
            <w:r>
              <w:t>Proforma Stack</w:t>
            </w:r>
          </w:p>
        </w:tc>
        <w:tc>
          <w:tcPr>
            <w:tcW w:type="dxa" w:w="4320"/>
          </w:tcPr>
          <w:p>
            <w:r>
              <w:t>Cymbal GP1 (General Provisions) + SP3 (International/Tax) + SP5 (Cyber/DFARS)</w:t>
            </w:r>
          </w:p>
        </w:tc>
      </w:tr>
      <w:tr>
        <w:tc>
          <w:tcPr>
            <w:tcW w:type="dxa" w:w="4320"/>
          </w:tcPr>
          <w:p>
            <w:r>
              <w:t>Review Status</w:t>
            </w:r>
          </w:p>
        </w:tc>
        <w:tc>
          <w:tcPr>
            <w:tcW w:type="dxa" w:w="4320"/>
          </w:tcPr>
          <w:p>
            <w:r>
              <w:t>CONFLICT_DETECTED</w:t>
            </w:r>
          </w:p>
        </w:tc>
      </w:tr>
      <w:tr>
        <w:tc>
          <w:tcPr>
            <w:tcW w:type="dxa" w:w="4320"/>
          </w:tcPr>
          <w:p>
            <w:r>
              <w:t>Clause Breakdown</w:t>
            </w:r>
          </w:p>
        </w:tc>
        <w:tc>
          <w:tcPr>
            <w:tcW w:type="dxa" w:w="4320"/>
          </w:tcPr>
          <w:p>
            <w:r>
              <w:t>12 Total | 7 Auto-Cleared | 5 Redlined</w:t>
            </w:r>
          </w:p>
        </w:tc>
      </w:tr>
      <w:tr>
        <w:tc>
          <w:tcPr>
            <w:tcW w:type="dxa" w:w="4320"/>
          </w:tcPr>
          <w:p>
            <w:r>
              <w:t>SharePoint Deal Room</w:t>
            </w:r>
          </w:p>
        </w:tc>
        <w:tc>
          <w:tcPr>
            <w:tcW w:type="dxa" w:w="4320"/>
          </w:tcPr>
          <w:p>
            <w:r>
              <w:t>https://36zrbd.sharepoint.com/sites/CymbalAerospace/Shared%20Documents/BA-2026-AV-8921</w:t>
            </w:r>
          </w:p>
        </w:tc>
      </w:tr>
      <w:tr>
        <w:tc>
          <w:tcPr>
            <w:tcW w:type="dxa" w:w="4320"/>
          </w:tcPr>
          <w:p>
            <w:r>
              <w:t>Generated Timestamp (UTC)</w:t>
            </w:r>
          </w:p>
        </w:tc>
        <w:tc>
          <w:tcPr>
            <w:tcW w:type="dxa" w:w="4320"/>
          </w:tcPr>
          <w:p>
            <w:r>
              <w:t>2026-10-20T23:15:27Z</w:t>
            </w:r>
          </w:p>
        </w:tc>
      </w:tr>
    </w:tbl>
    <w:p>
      <w:pPr>
        <w:pStyle w:val="Heading2"/>
      </w:pPr>
      <w:r>
        <w:t>GP1 §1.1 — Definitions &amp; Order of Precedence</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 §3.1 — Firm-Fixed-Price SOW Cap &amp; Pricing Integrity [⏳ PENDING REVIEW]</w:t>
      </w:r>
    </w:p>
    <w:p>
      <w:commentRangeStart w:id="1"/>
      <w:del w:id="201" w:author="Diego Siciliani" w:date="2026-10-20T23:15:27Z">
        <w:r>
          <w:delText xml:space="preserve">3.1 Firm-Fixed-Price (FFP) Ceiling: Total Contract price for all Thrust Reverser Actuator (TRA-500) shipsets under Schedule A is thirty-eight million U.S. dollars ($38,000,000.00) Firm-Fixed-Price (FFP). No commercial unit-price adjustments or liability-linked discounts are permitted without joint written approval of Procurement and Corporate Legal.</w:delText>
        </w:r>
      </w:del>
      <w:ins w:id="202" w:author="Diego Siciliani" w:date="2026-10-20T23:15:27Z">
        <w:r>
          <w:t xml:space="preserve">3.1 Firm-Fixed-Price &amp; Commercial Cap Trade-Off Discount: Total Contract price under Schedule A reflects a 3.5% ($1,330,000.00) commercial unit-price discount (net $36,670,000.00 FFP), granted by Seller in consideration of Buyer's agreement in GP1 §19 to reduce Seller's General Liability Cap to 1.0x ($38,000,000.00) of Purchase Order value.</w:t>
        </w:r>
      </w:ins>
      <w:commentRangeEnd w:id="1"/>
      <w:r>
        <w:commentReference w:id="1"/>
      </w:r>
    </w:p>
    <w:p>
      <w:pPr>
        <w:pStyle w:val="Heading2"/>
      </w:pPr>
      <w:r>
        <w:t>GP1 §5.2 — Packing, Marking &amp; Aerospace Preservation</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 §7.1 — Quality Management System (AS9100 Rev D)</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 §9.1 — Changes &amp; Equitable Adjustment</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 §12.2 — Warranty &amp; FAA Source Inspection [✓ ACCEPTED BY Megan Bowen]</w:t>
      </w:r>
    </w:p>
    <w:p>
      <w:commentRangeStart w:id="2"/>
      <w:del w:id="203" w:author="Megan Bowen" w:date="2026-10-20T23:15:27Z">
        <w:r>
          <w:delText xml:space="preserve">12.2 (a) Airworthiness &amp; Hardware/Firmware Warranty: Seller warrants all Goods, including `FCC-900` flight control hardware, triplex voting channels, and embedded `DO-178C DAL-A` avionics firmware, to be free from defects in design, material, and workmanship for twelve (12) months from factory shipment, and Seller shall repair or replace defective flight-critical LRUs on an Aircraft-on-Ground (`AOG`) 24-hour turnaround basis at Seller's expense. (b) Regulatory Source Surveillance: Cymbal Aerospace and Federal Aviation Administration (`FAA`) representatives may conduct scheduled inspections upon thirty (30) days prior written notice to verify `AS9100 Rev D` quality compliance, `FAA 14 CFR Part 21.140` production certificate airworthiness conformity, and sub-tier test bench calibration records.</w:delText>
        </w:r>
      </w:del>
      <w:ins w:id="204" w:author="Megan Bowen" w:date="2026-10-20T23:15:27Z">
        <w:r>
          <w:t xml:space="preserve">12.2 (a) Airworthiness &amp; Hardware/Firmware Warranty: Seller warrants all Goods, including FCC-900 flight control hardware, triplex voting channels, and embedded DO-178C DAL-A avionics firmware, to be free from defects in design, material, and workmanship for thirty-six (36) months from initial aircraft delivery to Cymbal Aerospace's airline customer, and Seller shall repair or replace defective flight-critical LRUs on an Aircraft-on-Ground (AOG) 24-hour turnaround basis at Seller's expense. (b) Regulatory Source Surveillance: Cymbal Aerospace and Federal Aviation Administration (FAA) representatives may conduct unannounced source inspections at Seller's facility at any time to verify AS9100 Rev D quality compliance, FAA 14 CFR Part 21.140 production certificate airworthiness conformity, and sub-tier test bench calibration records.</w:t>
        </w:r>
      </w:ins>
      <w:commentRangeEnd w:id="2"/>
      <w:r>
        <w:commentReference w:id="2"/>
      </w:r>
    </w:p>
    <w:p>
      <w:pPr>
        <w:pStyle w:val="Heading2"/>
      </w:pPr>
      <w:r>
        <w:t>GP1 §15.1 — Termination for Convenience</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 §19 &amp; §24 — Limitation of Liability &amp; IP Indemnity [⏳ PENDING REVIEW]</w:t>
      </w:r>
    </w:p>
    <w:p>
      <w:commentRangeStart w:id="3"/>
      <w:del w:id="205" w:author="Miriam Graham" w:date="2026-10-20T23:15:27Z">
        <w:r>
          <w:delText xml:space="preserve">19.1 Per the GP1 §3.1 Commercial Cap Trade-Off Discount (3.5% unit-price reduction approved by Finance), Seller's total aggregate liability for all claims under this Contract is capped at 1.0x ($38,000,000) of Purchase Order value.</w:delText>
        </w:r>
      </w:del>
      <w:ins w:id="206" w:author="Miriam Graham" w:date="2026-10-20T23:15:27Z">
        <w:r>
          <w:t xml:space="preserve">19.1 Seller's aggregate liability for general direct commercial damages arising out of or related to this Contract shall not exceed one hundred fifty percent (150% / 1.5x) of total Purchase Order value ($57,000,000), with a 2.5x ($95,000,000) Super-Cap and uncapped carveouts for IP indemnification (§24), flight-safety Airworthiness Directives, and DFARS cybersecurity obligations. No commercial unit-price discount under GP1 §3.1 shall reduce Seller's liability cap below 1.5x PO value.</w:t>
        </w:r>
      </w:ins>
      <w:commentRangeEnd w:id="3"/>
      <w:r>
        <w:commentReference w:id="3"/>
      </w:r>
    </w:p>
    <w:p>
      <w:pPr>
        <w:pStyle w:val="Heading2"/>
      </w:pPr>
      <w:r>
        <w:t>GP1 §28.1 — Governing Law &amp; Dispute Resolution</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2"/>
      </w:pPr>
      <w:r>
        <w:t>SP3 §2.1 — Export Compliance (ITAR &amp;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 §4.1 — Customs, Duties &amp; International Tariffs [✓ ACCEPTED BY Pradeep Gupta]</w:t>
      </w:r>
    </w:p>
    <w:p>
      <w:commentRangeStart w:id="4"/>
      <w:del w:id="207" w:author="Pradeep Gupta" w:date="2026-10-20T23:15:27Z">
        <w:r>
          <w:delTex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exclusive of any new or increased Section 232/301 tariffs on titanium forgings or semiconductor wafers exceeding five percent (5%), which shall be passed through 100% to Cymbal Aerospace, and Seller shall cooperate with Buyer's Global Trade team on U.S. CBP duty drawback documentation.</w:delText>
        </w:r>
      </w:del>
      <w:ins w:id="208" w:author="Pradeep Gupta" w:date="2026-10-20T23:15:27Z">
        <w:r>
          <w: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DDP (Incoterms 2020) Cymbal Aerospace Everett/Renton facility. Any verified new Section 232/301 tariff increase exceeding 5.0% on raw titanium forgings or semiconductor wafers shall be shared 50/50 between Cymbal Aerospace and Seller, strictly capped at a maximum aggregate adjustment of 2.0% ($900,000) of the GP1 §3.1 Firm-Fixed-Price SOW unit price.</w:t>
        </w:r>
      </w:ins>
      <w:commentRangeEnd w:id="4"/>
      <w:r>
        <w:commentReference w:id="4"/>
      </w:r>
    </w:p>
    <w:p>
      <w:pPr>
        <w:pStyle w:val="Heading2"/>
      </w:pPr>
      <w:r>
        <w:t>SP5 §3.2 — Cybersecurity Incident Reporting (DFARS) [✓ ACCEPTED BY Alex Wilber]</w:t>
      </w:r>
    </w:p>
    <w:p>
      <w:commentRangeStart w:id="5"/>
      <w:del w:id="209" w:author="Alex Wilber" w:date="2026-10-20T23:15:27Z">
        <w:r>
          <w:delTex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ten (10) business days following confirmation of a material breach, preserve affected system media for ninety (90) days, and provide raw forensic log images and malware telemetry upon request.</w:delText>
        </w:r>
      </w:del>
      <w:ins w:id="210" w:author="Alex Wilber" w:date="2026-10-20T23:15:27Z">
        <w:r>
          <w:t xml:space="preserve">3.2 Cyber Incident Reporting &amp; Forensic Preservation (DFARS 252.204-7012): Seller shall report any suspected or confirmed cybersecurity incident affecting Covered Defense Information (CDI), flight-critical technical data, or development networks to Cymbal Aerospace CSOC and the DoD DIBNet portal within seventy-two (72) hours of discovery. Seller shall immediately isolate affected systems, preserve raw packet captures and forensic disk images for at least ninety (90) days, and provide Cymbal Aerospace cybersecurity investigators direct access to unredacted forensic logs upon request.</w:t>
        </w:r>
      </w:ins>
      <w:commentRangeEnd w:id="5"/>
      <w:r>
        <w:commentReference w:id="5"/>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iego Siciliani" w:date="2026-10-20T23:15:27Z">
    <w:p>
      <w:r>
        <w:t>Diego Siciliani (VP Procurement Finance): Accepted 3.5% ($1.33M) unit-price discount in GP1 §3.1 conditioned on reducing GP1 §19 Liability Cap to 1.0x ($38M).</w:t>
      </w:r>
    </w:p>
  </w:comment>
  <w:comment w:id="2" w:author="Megan Bowen" w:date="2026-10-20T23:15:27Z">
    <w:p>
      <w:r>
        <w:t>Hold firm on 36-month warranty from aircraft delivery and unannounced FAA/Cymbal source inspections at any time per mandatory 14 CFR Part 21.140 / PC-700 airworthiness requirements (88% Held Firm precedent).</w:t>
      </w:r>
    </w:p>
  </w:comment>
  <w:comment w:id="3" w:author="Miriam Graham" w:date="2026-10-20T23:15:27Z">
    <w:p>
      <w:r>
        <w:t>Miriam Graham (VP Legal &amp; IP): CONFLICT WITH FINANCE — Legal Playbook strictly requires minimum 1.5x ($57M) Liability Cap and prohibits commercial cap-for-discount trade-offs in GP1 §3.1. Legal takes precedence.</w:t>
      </w:r>
    </w:p>
  </w:comment>
  <w:comment w:id="4" w:author="Pradeep Gupta" w:date="2026-10-20T23:15:27Z">
    <w:p>
      <w:r>
        <w:t>Harmonized with GP1 §3.1 ($45M Firm-Fixed-Price SOW): 50/50 shared tariff split above 5.0% statutory threshold, strictly capped at +2.0% ($900,000) of the FFP unit price (63% Tier-1 precedent match).</w:t>
      </w:r>
    </w:p>
  </w:comment>
  <w:comment w:id="5" w:author="Alex Wilber" w:date="2026-10-20T23:15:27Z">
    <w:p>
      <w:r>
        <w:t>Hold firm on mandatory 72-hour cyber incident reporting and 90-day raw forensic image preservation under DoD DFARS 252.204-7012 statutory flow-down (94% Held Firm precedent).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Cymbal Aerospace Counter-Proposal — BA-2026-TR-5510</dc:title>
  <dc:subject/>
  <dc:creator>Rahul Kasanagottu</dc:creator>
  <cp:keywords/>
  <dc:description>generated by python-docx</dc:description>
  <cp:lastModifiedBy/>
  <cp:revision>1</cp:revision>
  <dcterms:created xsi:type="dcterms:W3CDTF">2026-10-20T23:15:27Z</dcterms:created>
  <dcterms:modified xsi:type="dcterms:W3CDTF">2026-10-20T23:15:27Z</dcterms:modified>
  <cp:category/>
</cp:coreProperties>
</file>
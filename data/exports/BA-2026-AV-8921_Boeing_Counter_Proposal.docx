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CONSOLIDATED COUNTER-PROPOSAL CONTRACT (GP1 / SP3 / SP5)</w:t>
      </w:r>
    </w:p>
    <w:p>
      <w:r>
        <w:t>Deal ID: BA-2026-AV-8921 | Supplier: Apex AeroSystems Inc. (Tier-1 Avionics) | Program: Cymbal C780 / C730-MAX Flight Control Electronics (FCC-900) | Value: $45,000,000.00 (Firm-Fixed-Price (FFP) — $45,000,000 Ceiling) | Status: READY_FOR_DISPATCH</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BA-2026-AV-8921</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Apex AeroSystems Inc.</w:t>
            </w:r>
          </w:p>
        </w:tc>
      </w:tr>
      <w:tr>
        <w:tc>
          <w:tcPr>
            <w:tcW w:type="dxa" w:w="4320"/>
          </w:tcPr>
          <w:p>
            <w:r>
              <w:t>Supplier Tier</w:t>
            </w:r>
          </w:p>
        </w:tc>
        <w:tc>
          <w:tcPr>
            <w:tcW w:type="dxa" w:w="4320"/>
          </w:tcPr>
          <w:p>
            <w:r>
              <w:t>Tier-1 Avionics</w:t>
            </w:r>
          </w:p>
        </w:tc>
      </w:tr>
      <w:tr>
        <w:tc>
          <w:tcPr>
            <w:tcW w:type="dxa" w:w="4320"/>
          </w:tcPr>
          <w:p>
            <w:r>
              <w:t>Aircraft Program</w:t>
            </w:r>
          </w:p>
        </w:tc>
        <w:tc>
          <w:tcPr>
            <w:tcW w:type="dxa" w:w="4320"/>
          </w:tcPr>
          <w:p>
            <w:r>
              <w:t>Cymbal C780 / C730-MAX Flight Control Electronics (FCC-900)</w:t>
            </w:r>
          </w:p>
        </w:tc>
      </w:tr>
      <w:tr>
        <w:tc>
          <w:tcPr>
            <w:tcW w:type="dxa" w:w="4320"/>
          </w:tcPr>
          <w:p>
            <w:r>
              <w:t>Contract Value (USD)</w:t>
            </w:r>
          </w:p>
        </w:tc>
        <w:tc>
          <w:tcPr>
            <w:tcW w:type="dxa" w:w="4320"/>
          </w:tcPr>
          <w:p>
            <w:r>
              <w:t>$45,000,000.00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READY_FOR_DISPATCH</w:t>
            </w:r>
          </w:p>
        </w:tc>
      </w:tr>
      <w:tr>
        <w:tc>
          <w:tcPr>
            <w:tcW w:type="dxa" w:w="4320"/>
          </w:tcPr>
          <w:p>
            <w:r>
              <w:t>Clause Breakdown</w:t>
            </w:r>
          </w:p>
        </w:tc>
        <w:tc>
          <w:tcPr>
            <w:tcW w:type="dxa" w:w="4320"/>
          </w:tcPr>
          <w:p>
            <w:r>
              <w:t>12 Total | 8 Untouched | 4 Redlined</w:t>
            </w:r>
          </w:p>
        </w:tc>
      </w:tr>
      <w:tr>
        <w:tc>
          <w:tcPr>
            <w:tcW w:type="dxa" w:w="4320"/>
          </w:tcPr>
          <w:p>
            <w:r>
              <w:t>SharePoint Folder URL</w:t>
            </w:r>
          </w:p>
        </w:tc>
        <w:tc>
          <w:tcPr>
            <w:tcW w:type="dxa" w:w="4320"/>
          </w:tcPr>
          <w:p>
            <w:r>
              <w:t>https://36zrbd.sharepoint.com/sites/CymbalAerospace/Shared%20Documents/BA-2026-AV-8921</w:t>
            </w:r>
          </w:p>
        </w:tc>
      </w:tr>
      <w:tr>
        <w:tc>
          <w:tcPr>
            <w:tcW w:type="dxa" w:w="4320"/>
          </w:tcPr>
          <w:p>
            <w:r>
              <w:t>BigQuery Dataset</w:t>
            </w:r>
          </w:p>
        </w:tc>
        <w:tc>
          <w:tcPr>
            <w:tcW w:type="dxa" w:w="4320"/>
          </w:tcPr>
          <w:p>
            <w:r>
              <w:t>vertex-ai-demos-468803.boeing_clm</w:t>
            </w:r>
          </w:p>
        </w:tc>
      </w:tr>
    </w:tbl>
    <w:p>
      <w:pPr>
        <w:pStyle w:val="Heading2"/>
      </w:pPr>
      <w:r>
        <w:t>[GP1-01] GP1 §1.1 — Definitions &amp; Order of Precedence | SME_TEAM=PROCUREMENT | OWNER=Procurement &amp; Subcontracts | RISK=NONE | REG=Cymbal Corporate GP1 Standard</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[GP1-03] GP1 §3.1 — Firm-Fixed-Price SOW Cap &amp; Pricing Integrity | SME_TEAM=PROCUREMENT | OWNER=Procurement &amp; Cost Management | RISK=NONE | REG=Firm-Fixed-Price SOW Lock</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[GP1-05] GP1 §5.2 — Packing, Marking &amp; Aerospace Preservation | SME_TEAM=ENGINEERING | OWNER=Supplier Logistics &amp; Packaging | RISK=NONE | REG=ATA Spec 300 / D6-81628</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[GP1-07] GP1 §7.1 — Quality Management System (AS9100 Rev D) | SME_TEAM=ENGINEERING | OWNER=Supplier Quality Assurance | RISK=NONE | REG=AS9100 Rev D / D6-82479</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[GP1-09] GP1 §9.1 — Changes &amp; Equitable Adjustment | SME_TEAM=PROCUREMENT | OWNER=Procurement &amp; Subcontracts | RISK=NONE | REG=Cymbal Corporate GP1 Standard</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[GP1-12] GP1 §12.2 — Warranty &amp; FAA Source Inspection | SME_TEAM=ENGINEERING | OWNER=Engineering &amp; QA (FAA DER) | RISK=HIGH | REG=FAA 14 CFR Part 21 Lockout</w:t>
      </w:r>
    </w:p>
    <w:p>
      <w:commentRangeStart w:id="1"/>
      <w:del w:id="201" w:author="Boeing CLM Counter-Proposal" w:date="2026-10-19T17:50:58.432324+00:00">
        <w:r>
          <w:delText xml:space="preserve">12.2 (a) Airworthiness &amp; Hardware/Firmware Warranty: Seller warrants all Goods, including `FCC-900` flight control hardware, triplex voting channels, and embedded `DO-178C DAL-A` avionics firmware, to be free from defects in design, material, and workmanship for twelve (12) months from factory shipment, and Seller shall repair or replace defective flight-critical LRUs on an Aircraft-on-Ground (`AOG`) 24-hour turnaround basis at Seller's expense. (b) Regulatory Source Surveillance: Cymbal Aerospace and Federal Aviation Administration (`FAA`) representatives may conduct scheduled inspections upon thirty (30) days prior written notice to verify `AS9100 Rev D` quality compliance, `FAA 14 CFR Part 21.140` production certificate airworthiness conformity, and sub-tier test bench calibration records.</w:delText>
        </w:r>
      </w:del>
      <w:ins w:id="202" w:author="Boeing CLM Counter-Proposal" w:date="2026-10-19T17:50:58.432324+00:00">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ins>
      <w:commentRangeEnd w:id="1"/>
      <w:r>
        <w:commentReference w:id="1"/>
      </w:r>
    </w:p>
    <w:p>
      <w:pPr>
        <w:pStyle w:val="Heading2"/>
      </w:pPr>
      <w:r>
        <w:t>[GP1-15] GP1 §15.1 — Termination for Convenience | SME_TEAM=LEGAL | OWNER=Corporate Legal &amp; Commercial | RISK=NONE | REG=FAR 52.249-2 Aligned</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[GP1-19] GP1 §19 &amp; §24 — Limitation of Liability &amp; IP Indemnity | SME_TEAM=LEGAL | OWNER=Corporate Legal &amp; IP | RISK=CRITICAL | REG=Corporate Legal Playbook Tier-1</w:t>
      </w:r>
    </w:p>
    <w:p>
      <w:commentRangeStart w:id="2"/>
      <w:del w:id="203" w:author="Boeing CLM Counter-Proposal" w:date="2026-10-19T17:50:58.432324+00:00">
        <w:r>
          <w:delTex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not exceed one hundred percent (100%) of the total Purchase Order value ($45M).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except where such claim arises from combination of Goods with any Cymbal Aerospace or third-party flight control bus, and if any `FCC-900` unit is enjoined, Seller shall at its sole expense procure a perpetual royalty-free license or re-architect the infringing avionics module to maintain FAA type-design airworthiness.</w:delText>
        </w:r>
      </w:del>
      <w:ins w:id="204" w:author="Boeing CLM Counter-Proposal" w:date="2026-10-19T17:50:58.432324+00:00">
        <w:r>
          <w:t xml:space="preserve">19.1 (a) Direct, Line-Stoppage &amp; Airworthiness Recall Liability: Seller's liability for general direct damages and final assembly line-stoppage shall be capped at two hundred percent (200%) of the total Purchase Order value ($90M), provided that liability for Fleet Airworthiness Directive (`AD`) recall, gross negligence, willful misconduct, and §24 IP indemnification shall remain strictly uncapped. 24.1 (b) Intellectual Property Indemnification: Seller shall defend, indemnify, and hold harmless Cymbal Aerospace and its airline customers against all third-party intellectual property infringement claims including system-level avionics bus integration, except where such claim arises solely from Cymbal Aerospace's proprietary flight control bus specifications.</w:t>
        </w:r>
      </w:ins>
      <w:commentRangeEnd w:id="2"/>
      <w:r>
        <w:commentReference w:id="2"/>
      </w:r>
    </w:p>
    <w:p>
      <w:pPr>
        <w:pStyle w:val="Heading2"/>
      </w:pPr>
      <w:r>
        <w:t>[GP1-28] GP1 §28.1 — Governing Law &amp; Dispute Resolution | SME_TEAM=LEGAL | OWNER=Corporate Legal | RISK=NONE | REG=Delaware / Washington Law Standard</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[SP3-02] SP3 §2.1 — Export Compliance (ITAR &amp; EAR) | SME_TEAM=TAX | OWNER=Global Trade Controls | RISK=NONE | REG=22 CFR 120-130 (ITAR) / 15 CFR 730-774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[SP3-04] SP3 §4.1 — Customs, Duties &amp; International Tariffs | SME_TEAM=TAX | OWNER=Global Tax &amp; Trade | RISK=MOD | REG=Cross-Clause SOW §3.1 Dependency</w:t>
      </w:r>
    </w:p>
    <w:p>
      <w:commentRangeStart w:id="3"/>
      <w:del w:id="205" w:author="Boeing CLM Counter-Proposal" w:date="2026-10-19T17:50:58.432324+00:00">
        <w:r>
          <w:delTex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exclusive of any new or increased Section 232/301 tariffs on titanium forgings or semiconductor wafers exceeding five percent (5%), which shall be passed through 100% to Cymbal Aerospace, and Seller shall cooperate with Buyer's Global Trade team on U.S. CBP duty drawback documentation.</w:delText>
        </w:r>
      </w:del>
      <w:ins w:id="206" w:author="Boeing CLM Counter-Proposal" w:date="2026-10-19T17:50:58.432324+00:00">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DDP (Incoterms 2020) Cymbal Aerospace Everett/Renton facility. Any verified new Section 232/301 tariff increase exceeding 5.0% on raw titanium forgings or semiconductor wafers shall be shared 50/50 between Cymbal Aerospace and Seller, strictly capped at a maximum aggregate adjustment of 2.0% of the GP1 §3.1 Firm-Fixed-Price SOW unit price.</w:t>
        </w:r>
      </w:ins>
      <w:commentRangeEnd w:id="3"/>
      <w:r>
        <w:commentReference w:id="3"/>
      </w:r>
    </w:p>
    <w:p>
      <w:pPr>
        <w:pStyle w:val="Heading2"/>
      </w:pPr>
      <w:r>
        <w:t>[SP5-03] SP5 §3.2 — Cybersecurity Incident Reporting (DFARS) | SME_TEAM=CYBER | OWNER=Supplier Cyber Defense | RISK=HIGH | REG=DFARS 252.204-7012 Lockout</w:t>
      </w:r>
    </w:p>
    <w:p>
      <w:commentRangeStart w:id="4"/>
      <w:del w:id="207" w:author="Boeing CLM Counter-Proposal" w:date="2026-10-19T17:50:58.432324+00:00">
        <w:r>
          <w:delTex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ten (10) business days following confirmation of a material breach, preserve affected system media for ninety (90) days, and provide raw forensic log images and malware telemetry upon request.</w:delText>
        </w:r>
      </w:del>
      <w:ins w:id="208" w:author="Boeing CLM Counter-Proposal" w:date="2026-10-19T17:50:58.432324+00:00">
        <w:r>
          <w: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seventy-two (72) hours of discovery, preserve affected system media for ninety (90) days, and provide raw forensic log images and malware telemetry upon request.</w:t>
        </w:r>
      </w:ins>
      <w:commentRangeEnd w:id="4"/>
      <w: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Boeing CLM Counter-Proposal" w:date="2026-10-19T17:50:58.432324+00:00">
    <w:p>
      <w:r>
        <w:t xml:space="preserve">[ENGINEERING — Lead Contract Owner (M. Vance) | APPROVED] Harmonized LOCKOUT-GP1-12-FAA across ENGINEERING (GP1-12) and ENGINEERING (GP1-12): applied Playbook harmonized resolution (hold_firm) preserving GP1-12 guardrails.</w:t>
      </w:r>
    </w:p>
  </w:comment>
  <w:comment w:id="2" w:author="Boeing CLM Counter-Proposal" w:date="2026-10-19T17:50:58.432324+00:00">
    <w:p>
      <w:r>
        <w:t xml:space="preserve">[LEGAL — Elena Rostova, J.D. (Senior Counsel, Commercial &amp; IP) | APPROVED] Applied Playbook Tier-1 Compromise (69% historical precedent across 11/16 Tier-1 avionics deals): 2x PO ($90M) super-cap on general direct damages while holding uncapped liability for airworthiness recall and IP indemnity, narrowing the IP carveout strictly to Cymbal Aerospace proprietary bus specifications.</w:t>
      </w:r>
    </w:p>
  </w:comment>
  <w:comment w:id="3" w:author="Boeing CLM Counter-Proposal" w:date="2026-10-19T17:50:58.432324+00:00">
    <w:p>
      <w:r>
        <w:t xml:space="preserve">[TAX — Lead Contract Owner (M. Vance) | APPROVED] Harmonized CONFLICT-SP3-04-GP1-03 across TAX (SP3-04) and PROCUREMENT (GP1-03): applied Playbook harmonized resolution (custom_harmonized) preserving GP1-03 guardrails.</w:t>
      </w:r>
    </w:p>
  </w:comment>
  <w:comment w:id="4" w:author="Boeing CLM Counter-Proposal" w:date="2026-10-19T17:50:58.432324+00:00">
    <w:p>
      <w:r>
        <w:t xml:space="preserve">[CYBER — Lead Contract Owner (M. Vance) | APPROVED] Harmonized LOCKOUT-SP5-03-DFARS across CYBER (SP5-03) and CYBER (SP5-03): applied Playbook harmonized resolution (hold_firm) preserving SP5-03 guardrails.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
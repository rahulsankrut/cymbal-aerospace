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CONSOLIDATED COUNTER-PROPOSAL CONTRACT (GP1 / SP3 / SP5)</w:t>
      </w:r>
    </w:p>
    <w:p>
      <w:r>
        <w:t>Deal ID: BA-2026-AV-8921 | Supplier: Apex AeroSystems Inc. (Tier-1 Avionics) | Program: 787 / 737-MAX Flight Control Display Units (FCC-900) | Value: $45,000,000.00 (Firm-Fixed-Price (FFP) — $45,000,000 Ceiling) | Status: READY_FOR_DISPATCH</w:t>
      </w:r>
    </w:p>
    <w:tbl>
      <w:tblPr>
        <w:tblW w:type="auto" w:w="0"/>
        <w:tblLayout w:type="fixed"/>
        <w:tblLook w:firstColumn="1" w:firstRow="1" w:lastColumn="0" w:lastRow="0" w:noHBand="0" w:noVBand="1" w:val="04A0"/>
      </w:tblPr>
      <w:tblGrid>
        <w:gridCol w:w="4320"/>
        <w:gridCol w:w="4320"/>
      </w:tblGrid>
      <w:tr>
        <w:tc>
          <w:tcPr>
            <w:tcW w:type="dxa" w:w="3168"/>
          </w:tcPr>
          <w:p>
            <w:r>
              <w:t>Deal ID</w:t>
            </w:r>
          </w:p>
        </w:tc>
        <w:tc>
          <w:tcPr>
            <w:tcW w:type="dxa" w:w="6192"/>
          </w:tcPr>
          <w:p>
            <w:r>
              <w:t>BA-2026-AV-8921</w:t>
            </w:r>
          </w:p>
        </w:tc>
      </w:tr>
      <w:tr>
        <w:tc>
          <w:tcPr>
            <w:tcW w:type="dxa" w:w="3168"/>
          </w:tcPr>
          <w:p>
            <w:r>
              <w:t>Buyer (Prime OEM)</w:t>
            </w:r>
          </w:p>
        </w:tc>
        <w:tc>
          <w:tcPr>
            <w:tcW w:type="dxa" w:w="6192"/>
          </w:tcPr>
          <w:p>
            <w:r>
              <w:t>Cymbal Aerospace Corporation</w:t>
            </w:r>
          </w:p>
        </w:tc>
      </w:tr>
      <w:tr>
        <w:tc>
          <w:tcPr>
            <w:tcW w:type="dxa" w:w="3168"/>
          </w:tcPr>
          <w:p>
            <w:r>
              <w:t>Supplier Name</w:t>
            </w:r>
          </w:p>
        </w:tc>
        <w:tc>
          <w:tcPr>
            <w:tcW w:type="dxa" w:w="6192"/>
          </w:tcPr>
          <w:p>
            <w:r>
              <w:t>Apex AeroSystems Inc.</w:t>
            </w:r>
          </w:p>
        </w:tc>
      </w:tr>
      <w:tr>
        <w:tc>
          <w:tcPr>
            <w:tcW w:type="dxa" w:w="3168"/>
          </w:tcPr>
          <w:p>
            <w:r>
              <w:t>Supplier Tier</w:t>
            </w:r>
          </w:p>
        </w:tc>
        <w:tc>
          <w:tcPr>
            <w:tcW w:type="dxa" w:w="6192"/>
          </w:tcPr>
          <w:p>
            <w:r>
              <w:t>Tier-1 Avionics</w:t>
            </w:r>
          </w:p>
        </w:tc>
      </w:tr>
      <w:tr>
        <w:tc>
          <w:tcPr>
            <w:tcW w:type="dxa" w:w="3168"/>
          </w:tcPr>
          <w:p>
            <w:r>
              <w:t>Aircraft Program</w:t>
            </w:r>
          </w:p>
        </w:tc>
        <w:tc>
          <w:tcPr>
            <w:tcW w:type="dxa" w:w="6192"/>
          </w:tcPr>
          <w:p>
            <w:r>
              <w:t>787 / 737-MAX Flight Control Display Units (FCC-900)</w:t>
            </w:r>
          </w:p>
        </w:tc>
      </w:tr>
      <w:tr>
        <w:tc>
          <w:tcPr>
            <w:tcW w:type="dxa" w:w="3168"/>
          </w:tcPr>
          <w:p>
            <w:r>
              <w:t>Contract Value (USD)</w:t>
            </w:r>
          </w:p>
        </w:tc>
        <w:tc>
          <w:tcPr>
            <w:tcW w:type="dxa" w:w="6192"/>
          </w:tcPr>
          <w:p>
            <w:r>
              <w:t>$45,000,000.00</w:t>
            </w:r>
          </w:p>
        </w:tc>
      </w:tr>
      <w:tr>
        <w:tc>
          <w:tcPr>
            <w:tcW w:type="dxa" w:w="3168"/>
          </w:tcPr>
          <w:p>
            <w:r>
              <w:t>Pricing Model &amp; SOW Lock</w:t>
            </w:r>
          </w:p>
        </w:tc>
        <w:tc>
          <w:tcPr>
            <w:tcW w:type="dxa" w:w="6192"/>
          </w:tcPr>
          <w:p>
            <w:r>
              <w:t>Firm-Fixed-Price (FFP) — $45,000,000 Ceiling (GP1 §3.1)</w:t>
            </w:r>
          </w:p>
        </w:tc>
      </w:tr>
      <w:tr>
        <w:tc>
          <w:tcPr>
            <w:tcW w:type="dxa" w:w="3168"/>
          </w:tcPr>
          <w:p>
            <w:r>
              <w:t>Proforma Stack</w:t>
            </w:r>
          </w:p>
        </w:tc>
        <w:tc>
          <w:tcPr>
            <w:tcW w:type="dxa" w:w="6192"/>
          </w:tcPr>
          <w:p>
            <w:r>
              <w:t>Cymbal GP1 (General Provisions) + SP3 (International/Tax) + SP5 (Cyber/DFARS)</w:t>
            </w:r>
          </w:p>
        </w:tc>
      </w:tr>
      <w:tr>
        <w:tc>
          <w:tcPr>
            <w:tcW w:type="dxa" w:w="3168"/>
          </w:tcPr>
          <w:p>
            <w:r>
              <w:t>Review Status</w:t>
            </w:r>
          </w:p>
        </w:tc>
        <w:tc>
          <w:tcPr>
            <w:tcW w:type="dxa" w:w="6192"/>
          </w:tcPr>
          <w:p>
            <w:r>
              <w:t>READY_FOR_DISPATCH</w:t>
            </w:r>
          </w:p>
        </w:tc>
      </w:tr>
      <w:tr>
        <w:tc>
          <w:tcPr>
            <w:tcW w:type="dxa" w:w="3168"/>
          </w:tcPr>
          <w:p>
            <w:r>
              <w:t>Clause Breakdown</w:t>
            </w:r>
          </w:p>
        </w:tc>
        <w:tc>
          <w:tcPr>
            <w:tcW w:type="dxa" w:w="6192"/>
          </w:tcPr>
          <w:p>
            <w:r>
              <w:t>12 Total | 8 Untouched | 4 Redlined</w:t>
            </w:r>
          </w:p>
        </w:tc>
      </w:tr>
      <w:tr>
        <w:tc>
          <w:tcPr>
            <w:tcW w:type="dxa" w:w="3168"/>
          </w:tcPr>
          <w:p>
            <w:r>
              <w:t>Counter-Proposal Author</w:t>
            </w:r>
          </w:p>
        </w:tc>
        <w:tc>
          <w:tcPr>
            <w:tcW w:type="dxa" w:w="6192"/>
          </w:tcPr>
          <w:p>
            <w:r>
              <w:t>Cymbal Aerospace Legal &amp; Procurement</w:t>
            </w:r>
          </w:p>
        </w:tc>
      </w:tr>
    </w:tbl>
    <w:p>
      <w:pPr>
        <w:pStyle w:val="Heading2"/>
      </w:pPr>
      <w:r>
        <w:t>[GP1-01] GP1 §1.1 — Definitions &amp; Order of Precedence | SME_TEAM=PROCUREMENT | OWNER=Procurement &amp; Subcontracts | RISK=NONE | REG=Boeing Corporate GP1 Standard</w:t>
      </w:r>
    </w:p>
    <w:p>
      <w:r>
        <w:t xml:space="preserve">1.1 Buyer means The Boeing Company or its wholly-owned subsidiary identified on the face of the Contract. Seller means the legal entity contracting with Buyer. In the event of any inconsistency among Contract documents, Special Provisions (SP) shall take precedence over General Provisions (GP1), excluding Firm-Fixed-Price caps set forth in GP1 §3.1.</w:t>
      </w:r>
    </w:p>
    <w:p>
      <w:pPr>
        <w:pStyle w:val="Heading2"/>
      </w:pPr>
      <w:r>
        <w:t>[GP1-03] GP1 §3.1 — Firm-Fixed-Price SOW Cap &amp; Pricing Integrity | SME_TEAM=PROCUREMENT | OWNER=Procurement &amp; Cost Management | RISK=NONE | REG=Firm-Fixed-Price SOW Lock</w:t>
      </w:r>
    </w:p>
    <w:p>
      <w:r>
        <w:t xml:space="preserve">3.1 Unless expressly modified by a bilateral Change Order signed by Buyer's Authorized Procurement Representative referencing this GP1 §3.1, all unit prices in Statement of Work (SOW) Schedule A are Firm-Fixed-Price (FFP) and shall not be subject to uncapped surcharges, tariff pass-throughs, or raw material indexing.</w:t>
      </w:r>
    </w:p>
    <w:p>
      <w:pPr>
        <w:pStyle w:val="Heading2"/>
      </w:pPr>
      <w:r>
        <w:t>[GP1-05] GP1 §5.2 — Packing, Marking &amp; Aerospace Preservation | SME_TEAM=ENGINEERING | OWNER=Supplier Logistics &amp; Packaging | RISK=NONE | REG=ATA Spec 300 / D6-81628</w:t>
      </w:r>
    </w:p>
    <w:p>
      <w:r>
        <w:t xml:space="preserve">5.2 Seller shall pack, mark, and ship all Goods in accordance with Boeing Document D6-81628 and ATA Spec 300 electro-static discharge (ESD) protection standards for Class 1 flight-critical avionics.</w:t>
      </w:r>
    </w:p>
    <w:p>
      <w:pPr>
        <w:pStyle w:val="Heading2"/>
      </w:pPr>
      <w:r>
        <w:t>[GP1-07] GP1 §7.1 — Quality Management System (AS9100 Rev D) | SME_TEAM=ENGINEERING | OWNER=Supplier Quality Assurance | RISK=NONE | REG=AS9100 Rev D / D6-82479</w:t>
      </w:r>
    </w:p>
    <w:p>
      <w:r>
        <w:t xml:space="preserve">7.1 Seller shall maintain an accredited AS9100 Rev D Quality Management System and comply with Boeing Quality Management System Requirements for Suppliers (D6-82479) throughout Contract performance.</w:t>
      </w:r>
    </w:p>
    <w:p>
      <w:pPr>
        <w:pStyle w:val="Heading2"/>
      </w:pPr>
      <w:r>
        <w:t>[GP1-09] GP1 §9.1 — Changes &amp; Equitable Adjustment | SME_TEAM=PROCUREMENT | OWNER=Procurement &amp; Subcontracts | RISK=NONE | REG=Boeing Corporate GP1 Standard</w:t>
      </w:r>
    </w:p>
    <w:p>
      <w:r>
        <w:t xml:space="preserve">9.1 Buyer's Authorized Procurement Representative may at any time, by written order, direct changes within the general scope of this Contract in drawings, designs, specifications, or delivery schedules.</w:t>
      </w:r>
    </w:p>
    <w:p>
      <w:pPr>
        <w:pStyle w:val="Heading2"/>
      </w:pPr>
      <w:r>
        <w:t>[GP1-12] GP1 §12.2 — Warranty &amp; FAA Source Inspection | SME_TEAM=ENGINEERING | OWNER=Engineering &amp; QA (FAA DER) | RISK=HIGH | REG=FAA 14 CFR Part 21 Lockout</w:t>
      </w:r>
    </w:p>
    <w:p>
      <w:commentRangeStart w:id="1"/>
      <w:r>
        <w:t xml:space="preserve">12.2 </w:t>
      </w:r>
      <w:ins w:id="201" w:author="Cymbal Aerospace Legal &amp; Procurement" w:date="2026-10-28T04:06:09.101290+00:00">
        <w:r>
          <w:t xml:space="preserve">(a) Airworthiness &amp; Hardware/Firmware Warranty: </w:t>
        </w:r>
      </w:ins>
      <w:r>
        <w:t xml:space="preserve">Seller warrants all </w:t>
      </w:r>
      <w:del w:id="202" w:author="Cymbal Aerospace Legal &amp; Procurement" w:date="2026-10-28T04:06:09.101290+00:00">
        <w:r>
          <w:delText xml:space="preserve">Goods against </w:delText>
        </w:r>
      </w:del>
      <w:ins w:id="203" w:author="Cymbal Aerospace Legal &amp; Procurement" w:date="2026-10-28T04:06:09.101290+00:00">
        <w:r>
          <w:t xml:space="preserve">Goods, including `FCC-900` flight control hardware, triplex voting channels, and embedded `DO-178C DAL-A` avionics firmware, to be free from </w:t>
        </w:r>
      </w:ins>
      <w:r>
        <w:t xml:space="preserve">defects in </w:t>
      </w:r>
      <w:ins w:id="204" w:author="Cymbal Aerospace Legal &amp; Procurement" w:date="2026-10-28T04:06:09.101290+00:00">
        <w:r>
          <w:t xml:space="preserve">design, </w:t>
        </w:r>
      </w:ins>
      <w:r>
        <w:t xml:space="preserve">material, </w:t>
      </w:r>
      <w:del w:id="205" w:author="Cymbal Aerospace Legal &amp; Procurement" w:date="2026-10-28T04:06:09.101290+00:00">
        <w:r>
          <w:delText xml:space="preserve">workmanship, </w:delText>
        </w:r>
      </w:del>
      <w:r>
        <w:t xml:space="preserve">and </w:t>
      </w:r>
      <w:del w:id="206" w:author="Cymbal Aerospace Legal &amp; Procurement" w:date="2026-10-28T04:06:09.101290+00:00">
        <w:r>
          <w:delText xml:space="preserve">avionics firmware </w:delText>
        </w:r>
      </w:del>
      <w:ins w:id="207" w:author="Cymbal Aerospace Legal &amp; Procurement" w:date="2026-10-28T04:06:09.101290+00:00">
        <w:r>
          <w:t xml:space="preserve">workmanship </w:t>
        </w:r>
      </w:ins>
      <w:r>
        <w:t xml:space="preserve">for </w:t>
      </w:r>
      <w:del w:id="208" w:author="Cymbal Aerospace Legal &amp; Procurement" w:date="2026-10-28T04:06:09.101290+00:00">
        <w:r>
          <w:delText xml:space="preserve">twelve (12) </w:delText>
        </w:r>
      </w:del>
      <w:ins w:id="209" w:author="Cymbal Aerospace Legal &amp; Procurement" w:date="2026-10-28T04:06:09.101290+00:00">
        <w:r>
          <w:t xml:space="preserve">thirty-six (36) </w:t>
        </w:r>
      </w:ins>
      <w:r>
        <w:t xml:space="preserve">months from </w:t>
      </w:r>
      <w:del w:id="210" w:author="Cymbal Aerospace Legal &amp; Procurement" w:date="2026-10-28T04:06:09.101290+00:00">
        <w:r>
          <w:delText xml:space="preserve">factory shipment. Boeing </w:delText>
        </w:r>
      </w:del>
      <w:ins w:id="211" w:author="Cymbal Aerospace Legal &amp; Procurement" w:date="2026-10-28T04:06:09.101290+00:00">
        <w:r>
          <w:t xml:space="preserve">initial aircraft delivery to Cymbal Aerospace's airline customer, </w:t>
        </w:r>
      </w:ins>
      <w:r>
        <w:t xml:space="preserve">and </w:t>
      </w:r>
      <w:del w:id="212" w:author="Cymbal Aerospace Legal &amp; Procurement" w:date="2026-10-28T04:06:09.101290+00:00">
        <w:r>
          <w:delText xml:space="preserve">FAA </w:delText>
        </w:r>
      </w:del>
      <w:ins w:id="213" w:author="Cymbal Aerospace Legal &amp; Procurement" w:date="2026-10-28T04:06:09.101290+00:00">
        <w:r>
          <w:t xml:space="preserve">Seller shall repair or replace defective flight-critical LRUs on an Aircraft-on-Ground (`AOG`) 24-hour turnaround basis at Seller's expense. (b) Regulatory Source Surveillance: Cymbal Aerospace and Federal Aviation Administration (`FAA`) </w:t>
        </w:r>
      </w:ins>
      <w:r>
        <w:t xml:space="preserve">representatives may conduct </w:t>
      </w:r>
      <w:del w:id="214" w:author="Cymbal Aerospace Legal &amp; Procurement" w:date="2026-10-28T04:06:09.101290+00:00">
        <w:r>
          <w:delText xml:space="preserve">scheduled </w:delText>
        </w:r>
      </w:del>
      <w:ins w:id="215" w:author="Cymbal Aerospace Legal &amp; Procurement" w:date="2026-10-28T04:06:09.101290+00:00">
        <w:r>
          <w:t xml:space="preserve">unannounced source </w:t>
        </w:r>
      </w:ins>
      <w:r>
        <w:t xml:space="preserve">inspections </w:t>
      </w:r>
      <w:del w:id="216" w:author="Cymbal Aerospace Legal &amp; Procurement" w:date="2026-10-28T04:06:09.101290+00:00">
        <w:r>
          <w:delText xml:space="preserve">upon thirty (30) days prior written notice </w:delText>
        </w:r>
      </w:del>
      <w:ins w:id="217" w:author="Cymbal Aerospace Legal &amp; Procurement" w:date="2026-10-28T04:06:09.101290+00:00">
        <w:r>
          <w:t xml:space="preserve">at Seller's facility at any time </w:t>
        </w:r>
      </w:ins>
      <w:r>
        <w:t xml:space="preserve">to verify </w:t>
      </w:r>
      <w:del w:id="218" w:author="Cymbal Aerospace Legal &amp; Procurement" w:date="2026-10-28T04:06:09.101290+00:00">
        <w:r>
          <w:delText xml:space="preserve">AS9100 </w:delText>
        </w:r>
      </w:del>
      <w:ins w:id="219" w:author="Cymbal Aerospace Legal &amp; Procurement" w:date="2026-10-28T04:06:09.101290+00:00">
        <w:r>
          <w:t xml:space="preserve">`AS9100 </w:t>
        </w:r>
      </w:ins>
      <w:r>
        <w:t xml:space="preserve">Rev </w:t>
      </w:r>
      <w:del w:id="220" w:author="Cymbal Aerospace Legal &amp; Procurement" w:date="2026-10-28T04:06:09.101290+00:00">
        <w:r>
          <w:delText xml:space="preserve">D and FAA </w:delText>
        </w:r>
      </w:del>
      <w:ins w:id="221" w:author="Cymbal Aerospace Legal &amp; Procurement" w:date="2026-10-28T04:06:09.101290+00:00">
        <w:r>
          <w:t xml:space="preserve">D` quality compliance, `FAA </w:t>
        </w:r>
      </w:ins>
      <w:r>
        <w:t xml:space="preserve">14 CFR Part </w:t>
      </w:r>
      <w:del w:id="222" w:author="Cymbal Aerospace Legal &amp; Procurement" w:date="2026-10-28T04:06:09.101290+00:00">
        <w:r>
          <w:delText xml:space="preserve">21 </w:delText>
        </w:r>
      </w:del>
      <w:ins w:id="223" w:author="Cymbal Aerospace Legal &amp; Procurement" w:date="2026-10-28T04:06:09.101290+00:00">
        <w:r>
          <w:t xml:space="preserve">21.140` </w:t>
        </w:r>
      </w:ins>
      <w:r>
        <w:t xml:space="preserve">production </w:t>
      </w:r>
      <w:ins w:id="224" w:author="Cymbal Aerospace Legal &amp; Procurement" w:date="2026-10-28T04:06:09.101290+00:00">
        <w:r>
          <w:t xml:space="preserve">certificate </w:t>
        </w:r>
      </w:ins>
      <w:r>
        <w:t xml:space="preserve">airworthiness </w:t>
      </w:r>
      <w:del w:id="225" w:author="Cymbal Aerospace Legal &amp; Procurement" w:date="2026-10-28T04:06:09.101290+00:00">
        <w:r>
          <w:delText xml:space="preserve">compliance.</w:delText>
        </w:r>
      </w:del>
      <w:ins w:id="226" w:author="Cymbal Aerospace Legal &amp; Procurement" w:date="2026-10-28T04:06:09.101290+00:00">
        <w:r>
          <w:t xml:space="preserve">conformity, and sub-tier test bench calibration records.</w:t>
        </w:r>
      </w:ins>
      <w:commentRangeEnd w:id="1"/>
      <w:r>
        <w:rPr>
          <w:rStyle w:val="CommentReference"/>
        </w:rPr>
        <w:commentReference w:id="1"/>
      </w:r>
    </w:p>
    <w:p>
      <w:pPr>
        <w:pStyle w:val="Heading2"/>
      </w:pPr>
      <w:r>
        <w:t>[GP1-15] GP1 §15.1 — Termination for Convenience | SME_TEAM=LEGAL | OWNER=Corporate Legal &amp; Commercial | RISK=NONE | REG=FAR 52.249-2 Aligned</w:t>
      </w:r>
    </w:p>
    <w:p>
      <w:r>
        <w:t xml:space="preserve">15.1 Buyer may terminate all or any part of this Contract for convenience by written notice to Seller. Seller shall immediately stop all terminated work and mitigate termination settlement costs.</w:t>
      </w:r>
    </w:p>
    <w:p>
      <w:pPr>
        <w:pStyle w:val="Heading2"/>
      </w:pPr>
      <w:r>
        <w:t>[GP1-19] GP1 §19 &amp; §24 — Limitation of Liability &amp; IP Indemnity | SME_TEAM=LEGAL | OWNER=Corporate Legal &amp; IP | RISK=CRITICAL | REG=Corporate Legal Playbook Tier-1</w:t>
      </w:r>
    </w:p>
    <w:p>
      <w:commentRangeStart w:id="2"/>
      <w:r>
        <w:t xml:space="preserve">19.1 </w:t>
      </w:r>
      <w:ins w:id="227" w:author="Cymbal Aerospace Legal &amp; Procurement" w:date="2026-10-28T04:06:09.101290+00:00">
        <w:r>
          <w:t xml:space="preserve">(a) Direct, Line-Stoppage &amp; Airworthiness Recall Liability: </w:t>
        </w:r>
      </w:ins>
      <w:r>
        <w:t xml:space="preserve">Seller's liability for </w:t>
      </w:r>
      <w:ins w:id="228" w:author="Cymbal Aerospace Legal &amp; Procurement" w:date="2026-10-28T04:06:09.101290+00:00">
        <w:r>
          <w:t xml:space="preserve">general </w:t>
        </w:r>
      </w:ins>
      <w:r>
        <w:t xml:space="preserve">direct </w:t>
      </w:r>
      <w:del w:id="229" w:author="Cymbal Aerospace Legal &amp; Procurement" w:date="2026-10-28T04:06:09.101290+00:00">
        <w:r>
          <w:delText xml:space="preserve">damages, line-stoppage, </w:delText>
        </w:r>
      </w:del>
      <w:ins w:id="230" w:author="Cymbal Aerospace Legal &amp; Procurement" w:date="2026-10-28T04:06:09.101290+00:00">
        <w:r>
          <w:t xml:space="preserve">damages </w:t>
        </w:r>
      </w:ins>
      <w:r>
        <w:t xml:space="preserve">and </w:t>
      </w:r>
      <w:del w:id="231" w:author="Cymbal Aerospace Legal &amp; Procurement" w:date="2026-10-28T04:06:09.101290+00:00">
        <w:r>
          <w:delText xml:space="preserve">airworthiness recall costs </w:delText>
        </w:r>
      </w:del>
      <w:ins w:id="232" w:author="Cymbal Aerospace Legal &amp; Procurement" w:date="2026-10-28T04:06:09.101290+00:00">
        <w:r>
          <w:t xml:space="preserve">final assembly line-stoppage </w:t>
        </w:r>
      </w:ins>
      <w:r>
        <w:t xml:space="preserve">shall </w:t>
      </w:r>
      <w:del w:id="233" w:author="Cymbal Aerospace Legal &amp; Procurement" w:date="2026-10-28T04:06:09.101290+00:00">
        <w:r>
          <w:delText xml:space="preserve">not exceed one </w:delText>
        </w:r>
      </w:del>
      <w:ins w:id="234" w:author="Cymbal Aerospace Legal &amp; Procurement" w:date="2026-10-28T04:06:09.101290+00:00">
        <w:r>
          <w:t xml:space="preserve">be capped at two </w:t>
        </w:r>
      </w:ins>
      <w:r>
        <w:t xml:space="preserve">hundred percent </w:t>
      </w:r>
      <w:del w:id="235" w:author="Cymbal Aerospace Legal &amp; Procurement" w:date="2026-10-28T04:06:09.101290+00:00">
        <w:r>
          <w:delText xml:space="preserve">(100%) </w:delText>
        </w:r>
      </w:del>
      <w:ins w:id="236" w:author="Cymbal Aerospace Legal &amp; Procurement" w:date="2026-10-28T04:06:09.101290+00:00">
        <w:r>
          <w:t xml:space="preserve">(200%) </w:t>
        </w:r>
      </w:ins>
      <w:r>
        <w:t xml:space="preserve">of the total Purchase Order value </w:t>
      </w:r>
      <w:del w:id="237" w:author="Cymbal Aerospace Legal &amp; Procurement" w:date="2026-10-28T04:06:09.101290+00:00">
        <w:r>
          <w:delText xml:space="preserve">($45M). </w:delText>
        </w:r>
      </w:del>
      <w:ins w:id="238" w:author="Cymbal Aerospace Legal &amp; Procurement" w:date="2026-10-28T04:06:09.101290+00:00">
        <w:r>
          <w:t xml:space="preserve">($90M), provided that liability for Fleet Airworthiness Directive (`AD`) recall, gross negligence, willful misconduct, and §24 IP indemnification shall remain strictly uncapped. </w:t>
        </w:r>
      </w:ins>
      <w:r>
        <w:t xml:space="preserve">24.1 </w:t>
      </w:r>
      <w:ins w:id="239" w:author="Cymbal Aerospace Legal &amp; Procurement" w:date="2026-10-28T04:06:09.101290+00:00">
        <w:r>
          <w:t xml:space="preserve">(b) Intellectual Property Indemnification: </w:t>
        </w:r>
      </w:ins>
      <w:r>
        <w:t xml:space="preserve">Seller shall </w:t>
      </w:r>
      <w:del w:id="240" w:author="Cymbal Aerospace Legal &amp; Procurement" w:date="2026-10-28T04:06:09.101290+00:00">
        <w:r>
          <w:delText xml:space="preserve">indemnify Boeing </w:delText>
        </w:r>
      </w:del>
      <w:ins w:id="241" w:author="Cymbal Aerospace Legal &amp; Procurement" w:date="2026-10-28T04:06:09.101290+00:00">
        <w:r>
          <w:t xml:space="preserve">defend, indemnify, and hold harmless Cymbal Aerospace and its airline customers </w:t>
        </w:r>
      </w:ins>
      <w:r>
        <w:t xml:space="preserve">against all third-party intellectual property infringement claims </w:t>
      </w:r>
      <w:ins w:id="242" w:author="Cymbal Aerospace Legal &amp; Procurement" w:date="2026-10-28T04:06:09.101290+00:00">
        <w:r>
          <w:t xml:space="preserve">including system-level avionics bus integration, </w:t>
        </w:r>
      </w:ins>
      <w:r>
        <w:t xml:space="preserve">except where such claim arises </w:t>
      </w:r>
      <w:ins w:id="243" w:author="Cymbal Aerospace Legal &amp; Procurement" w:date="2026-10-28T04:06:09.101290+00:00">
        <w:r>
          <w:t xml:space="preserve">solely </w:t>
        </w:r>
      </w:ins>
      <w:r>
        <w:t xml:space="preserve">from </w:t>
      </w:r>
      <w:del w:id="244" w:author="Cymbal Aerospace Legal &amp; Procurement" w:date="2026-10-28T04:06:09.101290+00:00">
        <w:r>
          <w:delText xml:space="preserve">combination of Goods with any Boeing or third-party </w:delText>
        </w:r>
      </w:del>
      <w:ins w:id="245" w:author="Cymbal Aerospace Legal &amp; Procurement" w:date="2026-10-28T04:06:09.101290+00:00">
        <w:r>
          <w:t xml:space="preserve">Cymbal Aerospace's proprietary </w:t>
        </w:r>
      </w:ins>
      <w:r>
        <w:t xml:space="preserve">flight control </w:t>
      </w:r>
      <w:del w:id="246" w:author="Cymbal Aerospace Legal &amp; Procurement" w:date="2026-10-28T04:06:09.101290+00:00">
        <w:r>
          <w:delText xml:space="preserve">bus.</w:delText>
        </w:r>
      </w:del>
      <w:ins w:id="247" w:author="Cymbal Aerospace Legal &amp; Procurement" w:date="2026-10-28T04:06:09.101290+00:00">
        <w:r>
          <w:t xml:space="preserve">bus specifications.</w:t>
        </w:r>
      </w:ins>
      <w:commentRangeEnd w:id="2"/>
      <w:r>
        <w:rPr>
          <w:rStyle w:val="CommentReference"/>
        </w:rPr>
        <w:commentReference w:id="2"/>
      </w:r>
    </w:p>
    <w:p>
      <w:pPr>
        <w:pStyle w:val="Heading2"/>
      </w:pPr>
      <w:r>
        <w:t>[GP1-28] GP1 §28.1 — Governing Law &amp; Dispute Resolution | SME_TEAM=LEGAL | OWNER=Corporate Legal | RISK=NONE | REG=Delaware / Washington Law Standard</w:t>
      </w:r>
    </w:p>
    <w:p>
      <w:r>
        <w:t xml:space="preserve">28.1 This Contract and all disputes arising hereunder shall be governed by and construed in accordance with the laws of the State of Delaware, excluding its conflict of laws rules.</w:t>
      </w:r>
    </w:p>
    <w:p>
      <w:pPr>
        <w:pStyle w:val="Heading2"/>
      </w:pPr>
      <w:r>
        <w:t>[SP3-02] SP3 §2.1 — Export Compliance (ITAR &amp; EAR) | SME_TEAM=TAX | OWNER=Global Trade Controls | RISK=NONE | REG=22 CFR 120-130 (ITAR) / 15 CFR 730-774 (EAR)</w:t>
      </w:r>
    </w:p>
    <w:p>
      <w:r>
        <w:t xml:space="preserve">2.1 Seller shall comply with all applicable U.S. export control laws and regulations, including the International Traffic in Arms Regulations (ITAR) and Export Administration Regulations (EAR).</w:t>
      </w:r>
    </w:p>
    <w:p>
      <w:pPr>
        <w:pStyle w:val="Heading2"/>
      </w:pPr>
      <w:r>
        <w:t>[SP3-04] SP3 §4.1 — Customs, Duties &amp; International Tariffs | SME_TEAM=TAX | OWNER=Global Tax &amp; Trade | RISK=MOD | REG=Cross-Clause SOW §3.1 Dependency</w:t>
      </w:r>
    </w:p>
    <w:p>
      <w:commentRangeStart w:id="3"/>
      <w:r>
        <w:t xml:space="preserve">4.1 </w:t>
      </w:r>
      <w:ins w:id="248" w:author="Cymbal Aerospace Legal &amp; Procurement" w:date="2026-10-28T04:06:09.101290+00:00">
        <w:r>
          <w:t xml:space="preserve">(a) Importer of Record &amp; Customs Clearance: Seller shall act as Importer of Record for all imported sub-tier components, raw aerospace titanium forgings, and radiation-hardened semiconductor wafers. (b) Tariff &amp; Duty Allocation: </w:t>
        </w:r>
      </w:ins>
      <w:r>
        <w:t xml:space="preserve">All unit prices </w:t>
      </w:r>
      <w:ins w:id="249" w:author="Cymbal Aerospace Legal &amp; Procurement" w:date="2026-10-28T04:06:09.101290+00:00">
        <w:r>
          <w:t xml:space="preserve">in Statement of Work (`SOW-AV-8921`) Schedule A </w:t>
        </w:r>
      </w:ins>
      <w:r>
        <w:t xml:space="preserve">are </w:t>
      </w:r>
      <w:del w:id="250" w:author="Cymbal Aerospace Legal &amp; Procurement" w:date="2026-10-28T04:06:09.101290+00:00">
        <w:r>
          <w:delText xml:space="preserve">exclusive of any </w:delText>
        </w:r>
      </w:del>
      <w:ins w:id="251" w:author="Cymbal Aerospace Legal &amp; Procurement" w:date="2026-10-28T04:06:09.101290+00:00">
        <w:r>
          <w:t xml:space="preserve">DDP (Incoterms 2020) Cymbal Aerospace Everett/Renton facility. Any verified </w:t>
        </w:r>
      </w:ins>
      <w:r>
        <w:t xml:space="preserve">new </w:t>
      </w:r>
      <w:del w:id="252" w:author="Cymbal Aerospace Legal &amp; Procurement" w:date="2026-10-28T04:06:09.101290+00:00">
        <w:r>
          <w:delText xml:space="preserve">or increased </w:delText>
        </w:r>
      </w:del>
      <w:r>
        <w:t xml:space="preserve">Section 232/301 </w:t>
      </w:r>
      <w:del w:id="253" w:author="Cymbal Aerospace Legal &amp; Procurement" w:date="2026-10-28T04:06:09.101290+00:00">
        <w:r>
          <w:delText xml:space="preserve">tariffs </w:delText>
        </w:r>
      </w:del>
      <w:ins w:id="254" w:author="Cymbal Aerospace Legal &amp; Procurement" w:date="2026-10-28T04:06:09.101290+00:00">
        <w:r>
          <w:t xml:space="preserve">tariff increase exceeding 5.0% </w:t>
        </w:r>
      </w:ins>
      <w:r>
        <w:t xml:space="preserve">on </w:t>
      </w:r>
      <w:ins w:id="255" w:author="Cymbal Aerospace Legal &amp; Procurement" w:date="2026-10-28T04:06:09.101290+00:00">
        <w:r>
          <w:t xml:space="preserve">raw </w:t>
        </w:r>
      </w:ins>
      <w:r>
        <w:t xml:space="preserve">titanium forgings or semiconductor wafers </w:t>
      </w:r>
      <w:del w:id="256" w:author="Cymbal Aerospace Legal &amp; Procurement" w:date="2026-10-28T04:06:09.101290+00:00">
        <w:r>
          <w:delText xml:space="preserve">exceeding five percent (5%), which </w:delText>
        </w:r>
      </w:del>
      <w:r>
        <w:t xml:space="preserve">shall be </w:t>
      </w:r>
      <w:del w:id="257" w:author="Cymbal Aerospace Legal &amp; Procurement" w:date="2026-10-28T04:06:09.101290+00:00">
        <w:r>
          <w:delText xml:space="preserve">passed through 100% to Boeing.</w:delText>
        </w:r>
      </w:del>
      <w:ins w:id="258" w:author="Cymbal Aerospace Legal &amp; Procurement" w:date="2026-10-28T04:06:09.101290+00:00">
        <w:r>
          <w:t xml:space="preserve">shared 50/50 between Cymbal Aerospace and Seller, strictly capped at a maximum aggregate adjustment of 2.0% of the GP1 §3.1 Firm-Fixed-Price SOW unit price.</w:t>
        </w:r>
      </w:ins>
      <w:commentRangeEnd w:id="3"/>
      <w:r>
        <w:rPr>
          <w:rStyle w:val="CommentReference"/>
        </w:rPr>
        <w:commentReference w:id="3"/>
      </w:r>
    </w:p>
    <w:p>
      <w:pPr>
        <w:pStyle w:val="Heading2"/>
      </w:pPr>
      <w:r>
        <w:t>[SP5-03] SP5 §3.2 — Cybersecurity Incident Reporting (DFARS) | SME_TEAM=CYBER | OWNER=Supplier Cyber Defense | RISK=HIGH | REG=DFARS 252.204-7012 Lockout</w:t>
      </w:r>
    </w:p>
    <w:p>
      <w:commentRangeStart w:id="4"/>
      <w:r>
        <w:t xml:space="preserve">3.2 </w:t>
      </w:r>
      <w:ins w:id="259" w:author="Cymbal Aerospace Legal &amp; Procurement" w:date="2026-10-28T04:06:09.101290+00:00">
        <w:r>
          <w:t xml:space="preserve">(a) CUI Safeguards &amp; NIST SP 800-171 Rev 2 Compliance: </w:t>
        </w:r>
      </w:ins>
      <w:r>
        <w:t xml:space="preserve">Seller shall maintain </w:t>
      </w:r>
      <w:del w:id="260" w:author="Cymbal Aerospace Legal &amp; Procurement" w:date="2026-10-28T04:06:09.101290+00:00">
        <w:r>
          <w:delText xml:space="preserve">NIST </w:delText>
        </w:r>
      </w:del>
      <w:ins w:id="261" w:author="Cymbal Aerospace Legal &amp; Procurement" w:date="2026-10-28T04:06:09.101290+00:00">
        <w:r>
          <w:t xml:space="preserve">an accredited Cybersecurity Maturity Model Certification (`CMMC 2.0 Level 2`) posture and implement all 110 security controls in `NIST </w:t>
        </w:r>
      </w:ins>
      <w:r>
        <w:t xml:space="preserve">SP 800-171 </w:t>
      </w:r>
      <w:del w:id="262" w:author="Cymbal Aerospace Legal &amp; Procurement" w:date="2026-10-28T04:06:09.101290+00:00">
        <w:r>
          <w:delText xml:space="preserve">controls and </w:delText>
        </w:r>
      </w:del>
      <w:ins w:id="263" w:author="Cymbal Aerospace Legal &amp; Procurement" w:date="2026-10-28T04:06:09.101290+00:00">
        <w:r>
          <w:t xml:space="preserve">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w:t>
        </w:r>
      </w:ins>
      <w:r>
        <w:t xml:space="preserve">report any cybersecurity incident affecting </w:t>
      </w:r>
      <w:del w:id="264" w:author="Cymbal Aerospace Legal &amp; Procurement" w:date="2026-10-28T04:06:09.101290+00:00">
        <w:r>
          <w:delText xml:space="preserve">Boeing Covered Defense Information </w:delText>
        </w:r>
      </w:del>
      <w:ins w:id="265" w:author="Cymbal Aerospace Legal &amp; Procurement" w:date="2026-10-28T04:06:09.101290+00:00">
        <w:r>
          <w:t xml:space="preserve">Cymbal Aerospace CDI </w:t>
        </w:r>
      </w:ins>
      <w:r>
        <w:t xml:space="preserve">or technical data </w:t>
      </w:r>
      <w:ins w:id="266" w:author="Cymbal Aerospace Legal &amp; Procurement" w:date="2026-10-28T04:06:09.101290+00:00">
        <w:r>
          <w:t xml:space="preserve">to Buyer's Cyber Security Operations Center (`CSOC`) and the DoD DIBNet portal </w:t>
        </w:r>
      </w:ins>
      <w:r>
        <w:t xml:space="preserve">within </w:t>
      </w:r>
      <w:del w:id="267" w:author="Cymbal Aerospace Legal &amp; Procurement" w:date="2026-10-28T04:06:09.101290+00:00">
        <w:r>
          <w:delText xml:space="preserve">ten (10) business days following confirmation </w:delText>
        </w:r>
      </w:del>
      <w:ins w:id="268" w:author="Cymbal Aerospace Legal &amp; Procurement" w:date="2026-10-28T04:06:09.101290+00:00">
        <w:r>
          <w:t xml:space="preserve">seventy-two (72) hours </w:t>
        </w:r>
      </w:ins>
      <w:r>
        <w:t xml:space="preserve">of </w:t>
      </w:r>
      <w:del w:id="269" w:author="Cymbal Aerospace Legal &amp; Procurement" w:date="2026-10-28T04:06:09.101290+00:00">
        <w:r>
          <w:delText xml:space="preserve">a material breach, </w:delText>
        </w:r>
      </w:del>
      <w:ins w:id="270" w:author="Cymbal Aerospace Legal &amp; Procurement" w:date="2026-10-28T04:06:09.101290+00:00">
        <w:r>
          <w:t xml:space="preserve">discovery, preserve affected system media for ninety (90) days, </w:t>
        </w:r>
      </w:ins>
      <w:r>
        <w:t xml:space="preserve">and provide </w:t>
      </w:r>
      <w:ins w:id="271" w:author="Cymbal Aerospace Legal &amp; Procurement" w:date="2026-10-28T04:06:09.101290+00:00">
        <w:r>
          <w:t xml:space="preserve">raw </w:t>
        </w:r>
      </w:ins>
      <w:r>
        <w:t xml:space="preserve">forensic log images </w:t>
      </w:r>
      <w:ins w:id="272" w:author="Cymbal Aerospace Legal &amp; Procurement" w:date="2026-10-28T04:06:09.101290+00:00">
        <w:r>
          <w:t xml:space="preserve">and malware telemetry </w:t>
        </w:r>
      </w:ins>
      <w:r>
        <w:t xml:space="preserve">upon request.</w:t>
      </w:r>
      <w:commentRangeEnd w:id="4"/>
      <w:r>
        <w:rPr>
          <w:rStyle w:val="CommentReference"/>
        </w:rPr>
        <w:commentReference w:id="4"/>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ymbal Aerospace Legal &amp; Procurement" w:date="2026-10-28T04:06:09.101290+00:00" w:initials="CA">
    <w:p>
      <w:r>
        <w:t xml:space="preserve">[Cymbal Aerospace Legal &amp; Procurement — GP1 §12.2] Rejected vendor 12-month warranty and 30-day inspection notice. FAA 14 CFR Part 21.140 and AS9100 Rev D mandate unannounced source inspection access at all times. Precedent shows commercial standard.</w:t>
      </w:r>
    </w:p>
  </w:comment>
  <w:comment w:id="2" w:author="Cymbal Aerospace Legal &amp; Procurement" w:date="2026-10-28T04:06:09.101290+00:00" w:initials="CA">
    <w:p>
      <w:r>
        <w:t xml:space="preserve">[Cymbal Aerospace Legal &amp; Procurement — GP1 §19 &amp; §24] Verified 200% PO super-cap ($90M) with uncapped airworthiness recall &amp; IP indemnity. Because flight-critical aerospace assemblies carry significant airworthiness exposure, a 1x Purchase Order cap with a combination IP carveout leaves recall risk unallocated. To provide Seller with predictable balance-sheet protection while addressing safety obligations, we propose a 200% (2x PO) general damages cap with uncapped airworthiness recall and system-integration.</w:t>
      </w:r>
    </w:p>
  </w:comment>
  <w:comment w:id="3" w:author="Cymbal Aerospace Legal &amp; Procurement" w:date="2026-10-28T04:06:09.101290+00:00" w:initials="CA">
    <w:p>
      <w:r>
        <w:t xml:space="preserve">[Cymbal Aerospace Legal &amp; Procurement — SP3 §4.1] Harmonized contractual alignment across TAX (SP3-04) and PROCUREMENT (GP1-03): applied Playbook harmonized resolution (custom_harmonized) preserving GP1-03 guardrails. While GP1 §3.1 establishes a Firm-Fixed-Price DDP baseline inclusive of standard import duties, we recognize that extraordinary post-execution Section 232 or 301 trade tariffs create raw-material cost volatility. We propose sharing verified new Section 232/301 tariff increases above the threshold 50/50 up to the agreed.</w:t>
      </w:r>
    </w:p>
  </w:comment>
  <w:comment w:id="4" w:author="Cymbal Aerospace Legal &amp; Procurement" w:date="2026-10-28T04:06:09.101290+00:00" w:initials="CA">
    <w:p>
      <w:r>
        <w:t xml:space="preserve">[Cymbal Aerospace Legal &amp; Procurement — SP5 §3.2] Held firm on 72-hour incident notification. DFARS 252.204-7012 and NIST SP 800-171 impose a non-negotiable 72-hour DoD reporting window (commercial standard across 15/16 historical contracts).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Counter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